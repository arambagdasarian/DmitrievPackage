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F69D" w14:textId="3DC30DF4" w:rsidR="00BE6D32" w:rsidRDefault="00BE6D32" w:rsidP="3C1C335F">
      <w:pPr>
        <w:rPr>
          <w:b/>
          <w:bCs/>
          <w:lang w:val="en-GB"/>
        </w:rPr>
      </w:pPr>
      <w:r>
        <w:rPr>
          <w:b/>
          <w:bCs/>
          <w:lang w:val="en-GB"/>
        </w:rPr>
        <w:t>SECTION | Introduction</w:t>
      </w:r>
    </w:p>
    <w:p w14:paraId="230CB482" w14:textId="708AE590" w:rsidR="00BE6D32" w:rsidRDefault="00BE6D32" w:rsidP="00BE6D32">
      <w:pPr>
        <w:spacing w:before="240" w:after="240"/>
        <w:ind w:left="1416" w:hanging="1416"/>
        <w:rPr>
          <w:lang w:val="en-US"/>
        </w:rPr>
      </w:pPr>
      <w:proofErr w:type="gramStart"/>
      <w:r>
        <w:rPr>
          <w:lang w:val="en-US"/>
        </w:rPr>
        <w:t>@Sebastian</w:t>
      </w:r>
      <w:proofErr w:type="gramEnd"/>
      <w:r>
        <w:rPr>
          <w:lang w:val="en-US"/>
        </w:rPr>
        <w:tab/>
        <w:t xml:space="preserve">cutting </w:t>
      </w:r>
      <w:proofErr w:type="gramStart"/>
      <w:r>
        <w:rPr>
          <w:lang w:val="en-US"/>
        </w:rPr>
        <w:t>buzzwords;</w:t>
      </w:r>
      <w:proofErr w:type="gramEnd"/>
      <w:r>
        <w:rPr>
          <w:lang w:val="en-US"/>
        </w:rPr>
        <w:t xml:space="preserve"> shorten introduction; more of the empirical argument in the introduction</w:t>
      </w:r>
    </w:p>
    <w:p w14:paraId="27BF5899" w14:textId="25B2EF31" w:rsidR="006B7BA1" w:rsidRDefault="006B7BA1" w:rsidP="003539A4">
      <w:pPr>
        <w:spacing w:before="240" w:after="240"/>
        <w:ind w:left="1416" w:firstLine="4"/>
        <w:rPr>
          <w:lang w:val="en-US"/>
        </w:rPr>
      </w:pPr>
      <w:r>
        <w:rPr>
          <w:lang w:val="en-US"/>
        </w:rPr>
        <w:t xml:space="preserve">Stressing the purpose of the paper: introducing the concept of ABN and delivering a descriptive account </w:t>
      </w:r>
      <w:r w:rsidR="003539A4">
        <w:rPr>
          <w:lang w:val="en-US"/>
        </w:rPr>
        <w:t>of ABNs</w:t>
      </w:r>
    </w:p>
    <w:p w14:paraId="21DDF7B5" w14:textId="23985D66" w:rsidR="00BF6D21" w:rsidRDefault="000739AC" w:rsidP="00BE6D32">
      <w:pPr>
        <w:spacing w:before="240" w:after="240"/>
        <w:ind w:left="1416" w:hanging="1416"/>
        <w:rPr>
          <w:lang w:val="en-US"/>
        </w:rPr>
      </w:pPr>
      <w:r>
        <w:rPr>
          <w:lang w:val="en-US"/>
        </w:rPr>
        <w:tab/>
        <w:t>Introduce the RDIF (as a state-led investment vehicle) and Dmitriev (as a prime Putin crony)</w:t>
      </w:r>
    </w:p>
    <w:p w14:paraId="01833ECB" w14:textId="71D2C276" w:rsidR="00BE6D32" w:rsidRPr="00681FC2" w:rsidRDefault="00BE6D32" w:rsidP="00681FC2">
      <w:pPr>
        <w:spacing w:before="240" w:after="240"/>
        <w:ind w:left="1416" w:hanging="1416"/>
        <w:rPr>
          <w:lang w:val="en-US"/>
        </w:rPr>
      </w:pPr>
    </w:p>
    <w:p w14:paraId="4E47C1E7" w14:textId="723BDD4E" w:rsidR="007E5479" w:rsidRPr="00AB7337" w:rsidRDefault="4DF73574" w:rsidP="3C1C335F">
      <w:pPr>
        <w:rPr>
          <w:b/>
          <w:bCs/>
          <w:lang w:val="en-GB"/>
        </w:rPr>
      </w:pPr>
      <w:r w:rsidRPr="00AB7337">
        <w:rPr>
          <w:b/>
          <w:bCs/>
          <w:lang w:val="en-GB"/>
        </w:rPr>
        <w:t xml:space="preserve">SECTION | </w:t>
      </w:r>
      <w:r w:rsidR="01F75092" w:rsidRPr="00AB7337">
        <w:rPr>
          <w:b/>
          <w:bCs/>
          <w:lang w:val="en-GB"/>
        </w:rPr>
        <w:t xml:space="preserve">Adaptation Brokerage Networks: A Conceptual Framework </w:t>
      </w:r>
    </w:p>
    <w:p w14:paraId="57635445" w14:textId="6EA16105" w:rsidR="00BE6D32" w:rsidRDefault="00BE6D32" w:rsidP="3C1C335F">
      <w:pPr>
        <w:spacing w:before="240" w:after="240"/>
        <w:rPr>
          <w:lang w:val="en-US"/>
        </w:rPr>
      </w:pPr>
      <w:r>
        <w:rPr>
          <w:lang w:val="en-US"/>
        </w:rPr>
        <w:t>@Sebastian</w:t>
      </w:r>
      <w:r>
        <w:rPr>
          <w:lang w:val="en-US"/>
        </w:rPr>
        <w:tab/>
      </w:r>
      <w:r w:rsidR="00AF1442">
        <w:rPr>
          <w:lang w:val="en-US"/>
        </w:rPr>
        <w:t>S</w:t>
      </w:r>
      <w:r>
        <w:rPr>
          <w:lang w:val="en-US"/>
        </w:rPr>
        <w:t>horten conceptual part of the paper</w:t>
      </w:r>
      <w:r w:rsidR="00A335B4">
        <w:rPr>
          <w:lang w:val="en-US"/>
        </w:rPr>
        <w:t xml:space="preserve">; cut </w:t>
      </w:r>
      <w:r w:rsidR="00AB7167">
        <w:rPr>
          <w:lang w:val="en-US"/>
        </w:rPr>
        <w:t>part with the propositions</w:t>
      </w:r>
    </w:p>
    <w:p w14:paraId="6D33B671" w14:textId="47AB9715" w:rsidR="00892E23" w:rsidRDefault="00AF1442" w:rsidP="00AB7167">
      <w:pPr>
        <w:spacing w:before="240" w:after="240"/>
        <w:ind w:left="1416" w:firstLine="4"/>
        <w:rPr>
          <w:lang w:val="en-US"/>
        </w:rPr>
      </w:pPr>
      <w:r>
        <w:rPr>
          <w:lang w:val="en-US"/>
        </w:rPr>
        <w:t xml:space="preserve">Reference </w:t>
      </w:r>
      <w:r w:rsidR="00681FC2">
        <w:rPr>
          <w:lang w:val="en-US"/>
        </w:rPr>
        <w:t>existing network studies; cut</w:t>
      </w:r>
      <w:r w:rsidR="00AB7167">
        <w:rPr>
          <w:lang w:val="en-US"/>
        </w:rPr>
        <w:t>/clarify</w:t>
      </w:r>
      <w:r w:rsidR="00892E23">
        <w:rPr>
          <w:lang w:val="en-US"/>
        </w:rPr>
        <w:t xml:space="preserve"> </w:t>
      </w:r>
      <w:proofErr w:type="gramStart"/>
      <w:r w:rsidR="00892E23">
        <w:rPr>
          <w:lang w:val="en-US"/>
        </w:rPr>
        <w:t>sentence</w:t>
      </w:r>
      <w:proofErr w:type="gramEnd"/>
      <w:r w:rsidR="00892E23">
        <w:rPr>
          <w:lang w:val="en-US"/>
        </w:rPr>
        <w:t xml:space="preserve"> on missing SNA studies</w:t>
      </w:r>
    </w:p>
    <w:p w14:paraId="03B02792" w14:textId="38FA3C3F" w:rsidR="007C3027" w:rsidRDefault="007C3027" w:rsidP="00AB7167">
      <w:pPr>
        <w:spacing w:before="240" w:after="240"/>
        <w:ind w:left="1416" w:firstLine="4"/>
        <w:rPr>
          <w:lang w:val="en-US"/>
        </w:rPr>
      </w:pPr>
      <w:r>
        <w:rPr>
          <w:lang w:val="en-US"/>
        </w:rPr>
        <w:t xml:space="preserve">Get rid of </w:t>
      </w:r>
      <w:r w:rsidR="00E361C0">
        <w:rPr>
          <w:lang w:val="en-US"/>
        </w:rPr>
        <w:t>causal arguments (“resilience”, “reactive/strategic”</w:t>
      </w:r>
      <w:r w:rsidR="002F6B52">
        <w:rPr>
          <w:lang w:val="en-US"/>
        </w:rPr>
        <w:t>, “success/failure”</w:t>
      </w:r>
      <w:r w:rsidR="00E361C0">
        <w:rPr>
          <w:lang w:val="en-US"/>
        </w:rPr>
        <w:t xml:space="preserve"> etc.)</w:t>
      </w:r>
    </w:p>
    <w:p w14:paraId="2C8838A8" w14:textId="652A7C2E" w:rsidR="006D7CCF" w:rsidRDefault="006D7CCF" w:rsidP="00AB7167">
      <w:pPr>
        <w:spacing w:before="240" w:after="240"/>
        <w:ind w:left="1416" w:firstLine="4"/>
        <w:rPr>
          <w:lang w:val="en-US"/>
        </w:rPr>
      </w:pPr>
      <w:r>
        <w:rPr>
          <w:lang w:val="en-US"/>
        </w:rPr>
        <w:t xml:space="preserve">Make clear what </w:t>
      </w:r>
      <w:r w:rsidR="007A3E9D">
        <w:rPr>
          <w:lang w:val="en-US"/>
        </w:rPr>
        <w:t xml:space="preserve">co-occurrence </w:t>
      </w:r>
      <w:proofErr w:type="gramStart"/>
      <w:r w:rsidR="007A3E9D">
        <w:rPr>
          <w:lang w:val="en-US"/>
        </w:rPr>
        <w:t>actually means</w:t>
      </w:r>
      <w:proofErr w:type="gramEnd"/>
      <w:r w:rsidR="007A3E9D">
        <w:rPr>
          <w:lang w:val="en-US"/>
        </w:rPr>
        <w:t>: transaction, cooperation/conflict</w:t>
      </w:r>
    </w:p>
    <w:p w14:paraId="0DEB8D1E" w14:textId="20C44D39" w:rsidR="01F75092" w:rsidRPr="00406263" w:rsidRDefault="01F75092" w:rsidP="3C1C335F">
      <w:pPr>
        <w:spacing w:before="240" w:after="240"/>
        <w:rPr>
          <w:lang w:val="en-GB"/>
        </w:rPr>
      </w:pPr>
      <w:r w:rsidRPr="3C1C335F">
        <w:rPr>
          <w:lang w:val="en-US"/>
        </w:rPr>
        <w:t xml:space="preserve">@Aram </w:t>
      </w:r>
      <w:r w:rsidRPr="00AB7337">
        <w:rPr>
          <w:lang w:val="en-GB"/>
        </w:rPr>
        <w:tab/>
      </w:r>
      <w:r w:rsidR="4A40B7FA" w:rsidRPr="3C1C335F">
        <w:rPr>
          <w:lang w:val="en-US"/>
        </w:rPr>
        <w:t>I need the visual “</w:t>
      </w:r>
      <w:proofErr w:type="spellStart"/>
      <w:r w:rsidR="4A40B7FA">
        <w:fldChar w:fldCharType="begin"/>
      </w:r>
      <w:r w:rsidR="4A40B7FA" w:rsidRPr="00A3529C">
        <w:rPr>
          <w:lang w:val="en-GB"/>
        </w:rPr>
        <w:instrText>HYPERLINK "https://drive.google.com/file/d/1_MfML8U2017if6U7yVtkkIrgjjf1CRn5/view?usp=drive_link" \h</w:instrText>
      </w:r>
      <w:r w:rsidR="4A40B7FA">
        <w:fldChar w:fldCharType="separate"/>
      </w:r>
      <w:r w:rsidR="4A40B7FA" w:rsidRPr="3C1C335F">
        <w:rPr>
          <w:rStyle w:val="Hyperlink"/>
          <w:rFonts w:ascii="Aptos" w:eastAsia="Aptos" w:hAnsi="Aptos" w:cs="Aptos"/>
          <w:lang w:val="en-US"/>
        </w:rPr>
        <w:t>academic_core_structure</w:t>
      </w:r>
      <w:proofErr w:type="spellEnd"/>
      <w:r w:rsidR="4A40B7FA">
        <w:fldChar w:fldCharType="end"/>
      </w:r>
      <w:r w:rsidR="4A40B7FA" w:rsidRPr="3C1C335F">
        <w:rPr>
          <w:rFonts w:ascii="Aptos" w:eastAsia="Aptos" w:hAnsi="Aptos" w:cs="Aptos"/>
          <w:lang w:val="en-US"/>
        </w:rPr>
        <w:t>”</w:t>
      </w:r>
      <w:r w:rsidR="6B727AD9" w:rsidRPr="3C1C335F">
        <w:rPr>
          <w:rFonts w:ascii="Aptos" w:eastAsia="Aptos" w:hAnsi="Aptos" w:cs="Aptos"/>
          <w:lang w:val="en-US"/>
        </w:rPr>
        <w:t xml:space="preserve"> without badges, names etc. </w:t>
      </w:r>
      <w:r w:rsidRPr="00AB7337">
        <w:rPr>
          <w:lang w:val="en-GB"/>
        </w:rPr>
        <w:tab/>
      </w:r>
      <w:r w:rsidRPr="00AB7337">
        <w:rPr>
          <w:lang w:val="en-GB"/>
        </w:rPr>
        <w:tab/>
      </w:r>
      <w:r w:rsidR="6B727AD9" w:rsidRPr="3C1C335F">
        <w:rPr>
          <w:rFonts w:ascii="Aptos" w:eastAsia="Aptos" w:hAnsi="Aptos" w:cs="Aptos"/>
          <w:lang w:val="en-US"/>
        </w:rPr>
        <w:t xml:space="preserve">The idea is to have a purely conceptual </w:t>
      </w:r>
      <w:proofErr w:type="spellStart"/>
      <w:r w:rsidR="6B727AD9" w:rsidRPr="3C1C335F">
        <w:rPr>
          <w:rFonts w:ascii="Aptos" w:eastAsia="Aptos" w:hAnsi="Aptos" w:cs="Aptos"/>
          <w:lang w:val="en-US"/>
        </w:rPr>
        <w:t>visualisation</w:t>
      </w:r>
      <w:proofErr w:type="spellEnd"/>
      <w:r w:rsidR="6B727AD9" w:rsidRPr="3C1C335F">
        <w:rPr>
          <w:rFonts w:ascii="Aptos" w:eastAsia="Aptos" w:hAnsi="Aptos" w:cs="Aptos"/>
          <w:lang w:val="en-US"/>
        </w:rPr>
        <w:t xml:space="preserve">, to which we can </w:t>
      </w:r>
      <w:r w:rsidRPr="00AB7337">
        <w:rPr>
          <w:lang w:val="en-GB"/>
        </w:rPr>
        <w:tab/>
      </w:r>
      <w:r w:rsidRPr="00AB7337">
        <w:rPr>
          <w:lang w:val="en-GB"/>
        </w:rPr>
        <w:tab/>
      </w:r>
      <w:r w:rsidR="6B727AD9" w:rsidRPr="3C1C335F">
        <w:rPr>
          <w:rFonts w:ascii="Aptos" w:eastAsia="Aptos" w:hAnsi="Aptos" w:cs="Aptos"/>
          <w:lang w:val="en-US"/>
        </w:rPr>
        <w:t>refer in the conceptual section of the paper.</w:t>
      </w:r>
      <w:r w:rsidR="1C1CD269" w:rsidRPr="3C1C335F">
        <w:rPr>
          <w:rFonts w:ascii="Aptos" w:eastAsia="Aptos" w:hAnsi="Aptos" w:cs="Aptos"/>
          <w:lang w:val="en-US"/>
        </w:rPr>
        <w:t xml:space="preserve"> The item should represent </w:t>
      </w:r>
      <w:r w:rsidRPr="00406263">
        <w:rPr>
          <w:lang w:val="en-GB"/>
        </w:rPr>
        <w:tab/>
      </w:r>
      <w:r w:rsidRPr="00406263">
        <w:rPr>
          <w:lang w:val="en-GB"/>
        </w:rPr>
        <w:tab/>
      </w:r>
      <w:r w:rsidR="1C1CD269" w:rsidRPr="3C1C335F">
        <w:rPr>
          <w:rFonts w:ascii="Aptos" w:eastAsia="Aptos" w:hAnsi="Aptos" w:cs="Aptos"/>
          <w:lang w:val="en-US"/>
        </w:rPr>
        <w:t xml:space="preserve">the </w:t>
      </w:r>
      <w:proofErr w:type="spellStart"/>
      <w:r w:rsidR="1C1CD269" w:rsidRPr="3C1C335F">
        <w:rPr>
          <w:rFonts w:ascii="Aptos" w:eastAsia="Aptos" w:hAnsi="Aptos" w:cs="Aptos"/>
          <w:lang w:val="en-US"/>
        </w:rPr>
        <w:t>trias</w:t>
      </w:r>
      <w:proofErr w:type="spellEnd"/>
      <w:r w:rsidR="1C1CD269" w:rsidRPr="3C1C335F">
        <w:rPr>
          <w:rFonts w:ascii="Aptos" w:eastAsia="Aptos" w:hAnsi="Aptos" w:cs="Aptos"/>
          <w:lang w:val="en-US"/>
        </w:rPr>
        <w:t xml:space="preserve"> of stable core, persistent domestic networks and international </w:t>
      </w:r>
      <w:r w:rsidRPr="00406263">
        <w:rPr>
          <w:lang w:val="en-GB"/>
        </w:rPr>
        <w:tab/>
      </w:r>
      <w:r w:rsidRPr="00406263">
        <w:rPr>
          <w:lang w:val="en-GB"/>
        </w:rPr>
        <w:tab/>
      </w:r>
      <w:r w:rsidR="1C1CD269" w:rsidRPr="3C1C335F">
        <w:rPr>
          <w:rFonts w:ascii="Aptos" w:eastAsia="Aptos" w:hAnsi="Aptos" w:cs="Aptos"/>
          <w:lang w:val="en-US"/>
        </w:rPr>
        <w:t>partners.</w:t>
      </w:r>
      <w:r w:rsidR="003A323B">
        <w:rPr>
          <w:rFonts w:ascii="Aptos" w:eastAsia="Aptos" w:hAnsi="Aptos" w:cs="Aptos"/>
          <w:lang w:val="en-US"/>
        </w:rPr>
        <w:t xml:space="preserve"> There should be no name labels in the visual, only a legend</w:t>
      </w:r>
    </w:p>
    <w:p w14:paraId="0DAC4AB1" w14:textId="0AFFDBC4" w:rsidR="3C1C335F" w:rsidRDefault="3C1C335F" w:rsidP="3C1C335F">
      <w:pPr>
        <w:spacing w:before="240" w:after="240"/>
        <w:rPr>
          <w:rFonts w:ascii="Aptos" w:eastAsia="Aptos" w:hAnsi="Aptos" w:cs="Aptos"/>
          <w:lang w:val="en-US"/>
        </w:rPr>
      </w:pPr>
    </w:p>
    <w:p w14:paraId="7334EFF4" w14:textId="36B69018" w:rsidR="50C77348" w:rsidRPr="00406263" w:rsidRDefault="50C77348" w:rsidP="3C1C335F">
      <w:pPr>
        <w:spacing w:before="240" w:after="240"/>
        <w:rPr>
          <w:lang w:val="en-GB"/>
        </w:rPr>
      </w:pPr>
      <w:r w:rsidRPr="3C1C335F">
        <w:rPr>
          <w:rFonts w:ascii="Aptos" w:eastAsia="Aptos" w:hAnsi="Aptos" w:cs="Aptos"/>
          <w:b/>
          <w:bCs/>
          <w:lang w:val="en-US"/>
        </w:rPr>
        <w:t>SECTION | Methodology</w:t>
      </w:r>
    </w:p>
    <w:p w14:paraId="512E8020" w14:textId="766D6871" w:rsidR="00D33824" w:rsidRDefault="00F524A8" w:rsidP="00161E84">
      <w:pPr>
        <w:spacing w:before="240" w:after="240"/>
        <w:ind w:left="1416" w:hanging="1416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@</w:t>
      </w:r>
      <w:r w:rsidR="0010052F">
        <w:rPr>
          <w:rFonts w:ascii="Aptos" w:eastAsia="Aptos" w:hAnsi="Aptos" w:cs="Aptos"/>
          <w:lang w:val="en-US"/>
        </w:rPr>
        <w:t>Aram</w:t>
      </w:r>
      <w:r w:rsidR="00A85A97">
        <w:rPr>
          <w:rFonts w:ascii="Aptos" w:eastAsia="Aptos" w:hAnsi="Aptos" w:cs="Aptos"/>
          <w:lang w:val="en-US"/>
        </w:rPr>
        <w:tab/>
      </w:r>
      <w:r w:rsidR="00CA41D0">
        <w:rPr>
          <w:rFonts w:ascii="Aptos" w:eastAsia="Aptos" w:hAnsi="Aptos" w:cs="Aptos"/>
          <w:lang w:val="en-US"/>
        </w:rPr>
        <w:t>Can you please d</w:t>
      </w:r>
      <w:r w:rsidR="00A85A97">
        <w:rPr>
          <w:rFonts w:ascii="Aptos" w:eastAsia="Aptos" w:hAnsi="Aptos" w:cs="Aptos"/>
          <w:lang w:val="en-US"/>
        </w:rPr>
        <w:t>er</w:t>
      </w:r>
      <w:r w:rsidR="00484745">
        <w:rPr>
          <w:rFonts w:ascii="Aptos" w:eastAsia="Aptos" w:hAnsi="Aptos" w:cs="Aptos"/>
          <w:lang w:val="en-US"/>
        </w:rPr>
        <w:t xml:space="preserve">ive a list </w:t>
      </w:r>
      <w:r w:rsidR="00360A01">
        <w:rPr>
          <w:rFonts w:ascii="Aptos" w:eastAsia="Aptos" w:hAnsi="Aptos" w:cs="Aptos"/>
          <w:lang w:val="en-US"/>
        </w:rPr>
        <w:t xml:space="preserve">of </w:t>
      </w:r>
      <w:r w:rsidR="00CA41D0">
        <w:rPr>
          <w:rFonts w:ascii="Aptos" w:eastAsia="Aptos" w:hAnsi="Aptos" w:cs="Aptos"/>
          <w:lang w:val="en-US"/>
        </w:rPr>
        <w:t xml:space="preserve">all </w:t>
      </w:r>
      <w:r w:rsidR="00360A01">
        <w:rPr>
          <w:rFonts w:ascii="Aptos" w:eastAsia="Aptos" w:hAnsi="Aptos" w:cs="Aptos"/>
          <w:lang w:val="en-US"/>
        </w:rPr>
        <w:t xml:space="preserve">included </w:t>
      </w:r>
      <w:r w:rsidR="003765A0">
        <w:rPr>
          <w:rFonts w:ascii="Aptos" w:eastAsia="Aptos" w:hAnsi="Aptos" w:cs="Aptos"/>
          <w:lang w:val="en-US"/>
        </w:rPr>
        <w:t xml:space="preserve">INTEGRUM </w:t>
      </w:r>
      <w:r w:rsidR="00CA41D0">
        <w:rPr>
          <w:rFonts w:ascii="Aptos" w:eastAsia="Aptos" w:hAnsi="Aptos" w:cs="Aptos"/>
          <w:lang w:val="en-US"/>
        </w:rPr>
        <w:t xml:space="preserve">media </w:t>
      </w:r>
      <w:r w:rsidR="00DE7F32">
        <w:rPr>
          <w:rFonts w:ascii="Aptos" w:eastAsia="Aptos" w:hAnsi="Aptos" w:cs="Aptos"/>
          <w:lang w:val="en-US"/>
        </w:rPr>
        <w:t>outle</w:t>
      </w:r>
      <w:r w:rsidR="000C3EF2">
        <w:rPr>
          <w:rFonts w:ascii="Aptos" w:eastAsia="Aptos" w:hAnsi="Aptos" w:cs="Aptos"/>
          <w:lang w:val="en-US"/>
        </w:rPr>
        <w:t>ts from t</w:t>
      </w:r>
      <w:r w:rsidR="009A7493">
        <w:rPr>
          <w:rFonts w:ascii="Aptos" w:eastAsia="Aptos" w:hAnsi="Aptos" w:cs="Aptos"/>
          <w:lang w:val="en-US"/>
        </w:rPr>
        <w:t>he data</w:t>
      </w:r>
      <w:r w:rsidR="000B6BD5">
        <w:rPr>
          <w:rFonts w:ascii="Aptos" w:eastAsia="Aptos" w:hAnsi="Aptos" w:cs="Aptos"/>
          <w:lang w:val="en-US"/>
        </w:rPr>
        <w:t>set</w:t>
      </w:r>
      <w:r w:rsidR="00CA41D0">
        <w:rPr>
          <w:rFonts w:ascii="Aptos" w:eastAsia="Aptos" w:hAnsi="Aptos" w:cs="Aptos"/>
          <w:lang w:val="en-US"/>
        </w:rPr>
        <w:t xml:space="preserve">, </w:t>
      </w:r>
      <w:r w:rsidR="00E4310E">
        <w:rPr>
          <w:rFonts w:ascii="Aptos" w:eastAsia="Aptos" w:hAnsi="Aptos" w:cs="Aptos"/>
          <w:lang w:val="en-US"/>
        </w:rPr>
        <w:t>in</w:t>
      </w:r>
      <w:r w:rsidR="008F6BE9">
        <w:rPr>
          <w:rFonts w:ascii="Aptos" w:eastAsia="Aptos" w:hAnsi="Aptos" w:cs="Aptos"/>
          <w:lang w:val="en-US"/>
        </w:rPr>
        <w:t>cl</w:t>
      </w:r>
      <w:r w:rsidR="00CA41D0">
        <w:rPr>
          <w:rFonts w:ascii="Aptos" w:eastAsia="Aptos" w:hAnsi="Aptos" w:cs="Aptos"/>
          <w:lang w:val="en-US"/>
        </w:rPr>
        <w:t>uding</w:t>
      </w:r>
      <w:r w:rsidR="008F6BE9">
        <w:rPr>
          <w:rFonts w:ascii="Aptos" w:eastAsia="Aptos" w:hAnsi="Aptos" w:cs="Aptos"/>
          <w:lang w:val="en-US"/>
        </w:rPr>
        <w:t xml:space="preserve"> </w:t>
      </w:r>
      <w:r w:rsidR="00221E1F">
        <w:rPr>
          <w:rFonts w:ascii="Aptos" w:eastAsia="Aptos" w:hAnsi="Aptos" w:cs="Aptos"/>
          <w:lang w:val="en-US"/>
        </w:rPr>
        <w:t>the years for which we have articles from the respective outlets?</w:t>
      </w:r>
    </w:p>
    <w:p w14:paraId="0926C2E9" w14:textId="090BD151" w:rsidR="00221E1F" w:rsidRDefault="00221E1F" w:rsidP="00161E84">
      <w:pPr>
        <w:spacing w:before="240" w:after="240"/>
        <w:ind w:left="1416" w:hanging="1416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@Anna</w:t>
      </w:r>
      <w:r>
        <w:rPr>
          <w:rFonts w:ascii="Aptos" w:eastAsia="Aptos" w:hAnsi="Aptos" w:cs="Aptos"/>
          <w:lang w:val="en-US"/>
        </w:rPr>
        <w:tab/>
        <w:t xml:space="preserve">Can you please </w:t>
      </w:r>
      <w:r w:rsidR="0040449D">
        <w:rPr>
          <w:rFonts w:ascii="Aptos" w:eastAsia="Aptos" w:hAnsi="Aptos" w:cs="Aptos"/>
          <w:lang w:val="en-US"/>
        </w:rPr>
        <w:t>organize this list into something that we could attach to the paper as an</w:t>
      </w:r>
      <w:r w:rsidR="006C6D27">
        <w:rPr>
          <w:rFonts w:ascii="Aptos" w:eastAsia="Aptos" w:hAnsi="Aptos" w:cs="Aptos"/>
          <w:lang w:val="en-US"/>
        </w:rPr>
        <w:t xml:space="preserve"> appendix (ideally in Overleaf)?</w:t>
      </w:r>
    </w:p>
    <w:p w14:paraId="34DF1F5D" w14:textId="3F2B637A" w:rsidR="0005274F" w:rsidRDefault="43626B93" w:rsidP="003765A0">
      <w:pPr>
        <w:spacing w:before="240" w:after="240"/>
        <w:ind w:left="1416" w:hanging="1416"/>
        <w:rPr>
          <w:ins w:id="0" w:author="Microsoft Word" w:date="2025-12-05T16:26:00Z" w16du:dateUtc="2025-12-05T15:26:00Z"/>
          <w:lang w:val="en-GB"/>
        </w:rPr>
      </w:pPr>
      <w:ins w:id="1" w:author="Microsoft Word" w:date="2025-12-05T16:26:00Z" w16du:dateUtc="2025-12-05T15:26:00Z">
        <w:r w:rsidRPr="3C1C335F">
          <w:rPr>
            <w:lang w:val="en-US"/>
          </w:rPr>
          <w:lastRenderedPageBreak/>
          <w:t>@Aram</w:t>
        </w:r>
        <w:r w:rsidRPr="00406263">
          <w:rPr>
            <w:lang w:val="en-GB"/>
          </w:rPr>
          <w:tab/>
        </w:r>
        <w:r w:rsidR="0005274F">
          <w:rPr>
            <w:lang w:val="en-GB"/>
          </w:rPr>
          <w:t xml:space="preserve">Regarding the issue of robustness checks: </w:t>
        </w:r>
        <w:r w:rsidR="008C76E3">
          <w:rPr>
            <w:lang w:val="en-GB"/>
          </w:rPr>
          <w:t xml:space="preserve">Can you run </w:t>
        </w:r>
      </w:ins>
      <w:r w:rsidR="0097295A">
        <w:rPr>
          <w:lang w:val="en-GB"/>
        </w:rPr>
        <w:t xml:space="preserve">the codes with only </w:t>
      </w:r>
      <w:r w:rsidR="00A14CBA">
        <w:rPr>
          <w:lang w:val="en-GB"/>
        </w:rPr>
        <w:t>two national media outlets included?</w:t>
      </w:r>
      <w:r w:rsidR="00C214ED">
        <w:rPr>
          <w:lang w:val="en-GB"/>
        </w:rPr>
        <w:t xml:space="preserve"> The idea is to check whether the same </w:t>
      </w:r>
      <w:r w:rsidR="006B12F8">
        <w:rPr>
          <w:lang w:val="en-GB"/>
        </w:rPr>
        <w:t>or similar patterns emerge.</w:t>
      </w:r>
    </w:p>
    <w:p w14:paraId="2B8B6185" w14:textId="51320BB9" w:rsidR="3C1C335F" w:rsidRPr="00ED1E60" w:rsidRDefault="4B17C581" w:rsidP="00E87574">
      <w:pPr>
        <w:spacing w:before="240" w:after="240"/>
        <w:ind w:left="1416" w:hanging="1416"/>
        <w:rPr>
          <w:lang w:val="en-US"/>
        </w:rPr>
      </w:pPr>
      <w:r w:rsidRPr="3C1C335F">
        <w:rPr>
          <w:lang w:val="en-US"/>
        </w:rPr>
        <w:t>@Aram</w:t>
      </w:r>
      <w:r w:rsidRPr="00406263">
        <w:rPr>
          <w:lang w:val="en-GB"/>
        </w:rPr>
        <w:tab/>
      </w:r>
      <w:r w:rsidR="000612D5">
        <w:rPr>
          <w:lang w:val="en-GB"/>
        </w:rPr>
        <w:t xml:space="preserve">Can you please </w:t>
      </w:r>
      <w:r w:rsidRPr="3C1C335F">
        <w:rPr>
          <w:lang w:val="en-US"/>
        </w:rPr>
        <w:t>re-run the analysis for the post-Crimea period</w:t>
      </w:r>
      <w:r w:rsidR="000C76D4">
        <w:rPr>
          <w:lang w:val="en-US"/>
        </w:rPr>
        <w:t xml:space="preserve"> </w:t>
      </w:r>
      <w:r w:rsidR="002513CE">
        <w:rPr>
          <w:lang w:val="en-US"/>
        </w:rPr>
        <w:t xml:space="preserve">with the period cut to 2014 (you can keep the </w:t>
      </w:r>
      <w:r w:rsidR="006C2A78">
        <w:rPr>
          <w:lang w:val="en-US"/>
        </w:rPr>
        <w:t>existing date</w:t>
      </w:r>
      <w:r w:rsidR="002513CE">
        <w:rPr>
          <w:lang w:val="en-US"/>
        </w:rPr>
        <w:t>)</w:t>
      </w:r>
      <w:r w:rsidR="006C2A78">
        <w:rPr>
          <w:lang w:val="en-US"/>
        </w:rPr>
        <w:t xml:space="preserve"> to </w:t>
      </w:r>
      <w:r w:rsidRPr="3C1C335F">
        <w:rPr>
          <w:lang w:val="en-US"/>
        </w:rPr>
        <w:t>2017</w:t>
      </w:r>
      <w:r w:rsidR="00ED1E60">
        <w:rPr>
          <w:lang w:val="en-US"/>
        </w:rPr>
        <w:t xml:space="preserve"> (31.01.2017)</w:t>
      </w:r>
      <w:r w:rsidR="00280DE5">
        <w:rPr>
          <w:lang w:val="en-US"/>
        </w:rPr>
        <w:t xml:space="preserve">. </w:t>
      </w:r>
      <w:r w:rsidR="00E140CF">
        <w:rPr>
          <w:lang w:val="en-US"/>
        </w:rPr>
        <w:t>This is something you should probably do first</w:t>
      </w:r>
      <w:r w:rsidR="00E87574">
        <w:rPr>
          <w:lang w:val="en-US"/>
        </w:rPr>
        <w:t xml:space="preserve"> because it impacts basically all visuals, tables and calculations.</w:t>
      </w:r>
    </w:p>
    <w:p w14:paraId="13228CD0" w14:textId="77777777" w:rsidR="00AB25CD" w:rsidRPr="00406263" w:rsidRDefault="00AB25CD" w:rsidP="00AB25CD">
      <w:pPr>
        <w:spacing w:before="240" w:after="240"/>
        <w:ind w:left="1416" w:hanging="1416"/>
        <w:rPr>
          <w:lang w:val="en-GB"/>
        </w:rPr>
      </w:pPr>
      <w:r w:rsidRPr="3C1C335F">
        <w:rPr>
          <w:lang w:val="en-US"/>
        </w:rPr>
        <w:t>@Aram</w:t>
      </w:r>
      <w:r w:rsidRPr="00406263">
        <w:rPr>
          <w:lang w:val="en-GB"/>
        </w:rPr>
        <w:tab/>
      </w:r>
      <w:r>
        <w:rPr>
          <w:lang w:val="en-US"/>
        </w:rPr>
        <w:t xml:space="preserve">As a last stage before submission, can you create a little </w:t>
      </w:r>
      <w:proofErr w:type="gramStart"/>
      <w:r>
        <w:rPr>
          <w:lang w:val="en-US"/>
        </w:rPr>
        <w:t>work flow</w:t>
      </w:r>
      <w:proofErr w:type="gramEnd"/>
      <w:r>
        <w:rPr>
          <w:lang w:val="en-US"/>
        </w:rPr>
        <w:t xml:space="preserve"> chart with your Python pipeline?</w:t>
      </w:r>
    </w:p>
    <w:p w14:paraId="40CB6B5F" w14:textId="77777777" w:rsidR="00717984" w:rsidRPr="00717984" w:rsidRDefault="00717984" w:rsidP="00717984">
      <w:pPr>
        <w:spacing w:before="240" w:after="240"/>
        <w:ind w:left="1416" w:hanging="1416"/>
        <w:rPr>
          <w:lang w:val="en-GB"/>
        </w:rPr>
      </w:pPr>
    </w:p>
    <w:p w14:paraId="6737F370" w14:textId="1A22CD9B" w:rsidR="2CE59200" w:rsidRPr="00406263" w:rsidRDefault="2CE59200" w:rsidP="3C1C335F">
      <w:pPr>
        <w:spacing w:before="240" w:after="240"/>
        <w:rPr>
          <w:lang w:val="en-GB"/>
        </w:rPr>
      </w:pPr>
      <w:r w:rsidRPr="3C1C335F">
        <w:rPr>
          <w:b/>
          <w:bCs/>
          <w:lang w:val="en-US"/>
        </w:rPr>
        <w:t>SECTION | Kirill Dmitriev’s RDIF Network: Structure, Evolution, Function</w:t>
      </w:r>
    </w:p>
    <w:p w14:paraId="270ECC19" w14:textId="5832F367" w:rsidR="3C1C335F" w:rsidRPr="0004416A" w:rsidRDefault="0004416A" w:rsidP="0004416A">
      <w:pPr>
        <w:spacing w:before="240" w:after="240"/>
        <w:ind w:left="1416" w:hanging="1416"/>
        <w:rPr>
          <w:lang w:val="en-US"/>
        </w:rPr>
      </w:pPr>
      <w:proofErr w:type="gramStart"/>
      <w:r w:rsidRPr="0004416A">
        <w:rPr>
          <w:lang w:val="en-US"/>
        </w:rPr>
        <w:t>@Sebastian</w:t>
      </w:r>
      <w:proofErr w:type="gramEnd"/>
      <w:r w:rsidRPr="0004416A">
        <w:rPr>
          <w:lang w:val="en-US"/>
        </w:rPr>
        <w:tab/>
      </w:r>
      <w:r>
        <w:rPr>
          <w:lang w:val="en-US"/>
        </w:rPr>
        <w:t xml:space="preserve">generally, account more for internal conflict: network data does not show whether edge is </w:t>
      </w:r>
      <w:proofErr w:type="gramStart"/>
      <w:r>
        <w:rPr>
          <w:lang w:val="en-US"/>
        </w:rPr>
        <w:t>actually about</w:t>
      </w:r>
      <w:proofErr w:type="gramEnd"/>
      <w:r>
        <w:rPr>
          <w:lang w:val="en-US"/>
        </w:rPr>
        <w:t xml:space="preserve"> cooperation or conflict</w:t>
      </w:r>
    </w:p>
    <w:p w14:paraId="12073AD2" w14:textId="6BDB4502" w:rsidR="00717984" w:rsidRPr="00406263" w:rsidRDefault="00717984" w:rsidP="00717984">
      <w:pPr>
        <w:rPr>
          <w:lang w:val="en-GB"/>
        </w:rPr>
      </w:pPr>
      <w:r w:rsidRPr="00406263">
        <w:rPr>
          <w:b/>
          <w:bCs/>
          <w:lang w:val="en-GB"/>
        </w:rPr>
        <w:t xml:space="preserve">SUB-SECTION | </w:t>
      </w:r>
      <w:r>
        <w:rPr>
          <w:b/>
          <w:bCs/>
          <w:lang w:val="en-GB"/>
        </w:rPr>
        <w:t>GENERAL PATTERNS</w:t>
      </w:r>
    </w:p>
    <w:p w14:paraId="675DBC21" w14:textId="1163CD84" w:rsidR="00717984" w:rsidRDefault="002C7B72" w:rsidP="00EF6FB6">
      <w:pPr>
        <w:ind w:left="1416" w:hanging="1416"/>
        <w:rPr>
          <w:lang w:val="en-GB"/>
        </w:rPr>
      </w:pPr>
      <w:r w:rsidRPr="002C7B72">
        <w:rPr>
          <w:lang w:val="en-GB"/>
        </w:rPr>
        <w:t>@Aram</w:t>
      </w:r>
      <w:r w:rsidRPr="002C7B72">
        <w:rPr>
          <w:lang w:val="en-GB"/>
        </w:rPr>
        <w:tab/>
      </w:r>
      <w:r w:rsidR="0003084D">
        <w:rPr>
          <w:lang w:val="en-GB"/>
        </w:rPr>
        <w:t xml:space="preserve">We need the </w:t>
      </w:r>
      <w:r w:rsidR="006222F4">
        <w:rPr>
          <w:lang w:val="en-GB"/>
        </w:rPr>
        <w:t xml:space="preserve">visual on the </w:t>
      </w:r>
      <w:r w:rsidR="00520D0A">
        <w:rPr>
          <w:lang w:val="en-GB"/>
        </w:rPr>
        <w:t>“</w:t>
      </w:r>
      <w:hyperlink r:id="rId6" w:history="1">
        <w:r w:rsidR="006222F4" w:rsidRPr="006222F4">
          <w:rPr>
            <w:rStyle w:val="Hyperlink"/>
            <w:lang w:val="en-GB"/>
          </w:rPr>
          <w:t>evolution of jurisdictions</w:t>
        </w:r>
      </w:hyperlink>
      <w:r w:rsidR="00520D0A" w:rsidRPr="001577F6">
        <w:rPr>
          <w:lang w:val="en-GB"/>
        </w:rPr>
        <w:t>“</w:t>
      </w:r>
      <w:r w:rsidR="00263306">
        <w:rPr>
          <w:lang w:val="en-GB"/>
        </w:rPr>
        <w:t xml:space="preserve"> with all jurisdictions except</w:t>
      </w:r>
      <w:r w:rsidR="00B943A0">
        <w:rPr>
          <w:lang w:val="en-GB"/>
        </w:rPr>
        <w:t xml:space="preserve"> “Russia”. By</w:t>
      </w:r>
      <w:r w:rsidR="008A72CF">
        <w:rPr>
          <w:lang w:val="en-GB"/>
        </w:rPr>
        <w:t xml:space="preserve"> </w:t>
      </w:r>
      <w:r w:rsidR="00EF6FB6">
        <w:rPr>
          <w:lang w:val="en-GB"/>
        </w:rPr>
        <w:t xml:space="preserve">simply </w:t>
      </w:r>
      <w:r w:rsidR="008A72CF">
        <w:rPr>
          <w:lang w:val="en-GB"/>
        </w:rPr>
        <w:t xml:space="preserve">zooming into the non-Russian jurisdictions, we should get a </w:t>
      </w:r>
      <w:r w:rsidR="00EF6FB6">
        <w:rPr>
          <w:lang w:val="en-GB"/>
        </w:rPr>
        <w:t>more intuitive idea of how they change over time.</w:t>
      </w:r>
    </w:p>
    <w:p w14:paraId="65A8606D" w14:textId="26FA2FB1" w:rsidR="002C31BC" w:rsidRDefault="002C31BC" w:rsidP="00EF6FB6">
      <w:pPr>
        <w:ind w:left="1416" w:hanging="1416"/>
        <w:rPr>
          <w:lang w:val="en-GB"/>
        </w:rPr>
      </w:pPr>
      <w:r>
        <w:rPr>
          <w:lang w:val="en-GB"/>
        </w:rPr>
        <w:tab/>
      </w:r>
      <w:r w:rsidR="00D73ACA">
        <w:rPr>
          <w:lang w:val="en-GB"/>
        </w:rPr>
        <w:t>It w</w:t>
      </w:r>
      <w:r>
        <w:rPr>
          <w:lang w:val="en-GB"/>
        </w:rPr>
        <w:t xml:space="preserve">ould be nice to </w:t>
      </w:r>
      <w:r w:rsidR="00CB0DFE">
        <w:rPr>
          <w:lang w:val="en-GB"/>
        </w:rPr>
        <w:t xml:space="preserve">have </w:t>
      </w:r>
      <w:r w:rsidR="00237A2B">
        <w:rPr>
          <w:lang w:val="en-GB"/>
        </w:rPr>
        <w:t xml:space="preserve">the visual on the </w:t>
      </w:r>
      <w:r w:rsidR="00D73ACA">
        <w:rPr>
          <w:lang w:val="en-GB"/>
        </w:rPr>
        <w:t>“</w:t>
      </w:r>
      <w:hyperlink r:id="rId7" w:history="1">
        <w:r w:rsidR="00237A2B" w:rsidRPr="00237A2B">
          <w:rPr>
            <w:rStyle w:val="Hyperlink"/>
            <w:lang w:val="en-GB"/>
          </w:rPr>
          <w:t>evolution of sectors</w:t>
        </w:r>
      </w:hyperlink>
      <w:r w:rsidR="00D73ACA" w:rsidRPr="00D73ACA">
        <w:rPr>
          <w:lang w:val="en-GB"/>
        </w:rPr>
        <w:t>“</w:t>
      </w:r>
      <w:r w:rsidR="00237A2B">
        <w:rPr>
          <w:lang w:val="en-GB"/>
        </w:rPr>
        <w:t xml:space="preserve"> also zoomed into the “non-financial” sectors, to see clearer their</w:t>
      </w:r>
      <w:r w:rsidR="00A21A0D">
        <w:rPr>
          <w:lang w:val="en-GB"/>
        </w:rPr>
        <w:t xml:space="preserve"> evolution. However, I also like that we see the dominance of finance in the initial graph because that’s important to characterize the </w:t>
      </w:r>
      <w:r w:rsidR="00E6161E">
        <w:rPr>
          <w:lang w:val="en-GB"/>
        </w:rPr>
        <w:t xml:space="preserve">network as a financial one (especially </w:t>
      </w:r>
      <w:proofErr w:type="gramStart"/>
      <w:r w:rsidR="00E6161E">
        <w:rPr>
          <w:lang w:val="en-GB"/>
        </w:rPr>
        <w:t>with regard to</w:t>
      </w:r>
      <w:proofErr w:type="gramEnd"/>
      <w:r w:rsidR="00E6161E">
        <w:rPr>
          <w:lang w:val="en-GB"/>
        </w:rPr>
        <w:t xml:space="preserve"> the follow-up paper, which compares the finance network with</w:t>
      </w:r>
      <w:r w:rsidR="00896E40">
        <w:rPr>
          <w:lang w:val="en-GB"/>
        </w:rPr>
        <w:t xml:space="preserve"> other sectoral networks.</w:t>
      </w:r>
      <w:r w:rsidR="00E6161E">
        <w:rPr>
          <w:lang w:val="en-GB"/>
        </w:rPr>
        <w:t>)</w:t>
      </w:r>
      <w:r w:rsidR="00342386">
        <w:rPr>
          <w:lang w:val="en-GB"/>
        </w:rPr>
        <w:t xml:space="preserve"> </w:t>
      </w:r>
      <w:proofErr w:type="gramStart"/>
      <w:r w:rsidR="00342386">
        <w:rPr>
          <w:lang w:val="en-GB"/>
        </w:rPr>
        <w:t>So</w:t>
      </w:r>
      <w:proofErr w:type="gramEnd"/>
      <w:r w:rsidR="00342386">
        <w:rPr>
          <w:lang w:val="en-GB"/>
        </w:rPr>
        <w:t xml:space="preserve"> </w:t>
      </w:r>
      <w:r w:rsidR="00BC4185">
        <w:rPr>
          <w:lang w:val="en-GB"/>
        </w:rPr>
        <w:t xml:space="preserve">we need the initial visual in the most updated version and the new one without the </w:t>
      </w:r>
      <w:r w:rsidR="00C14682">
        <w:rPr>
          <w:lang w:val="en-GB"/>
        </w:rPr>
        <w:t>financial sector.</w:t>
      </w:r>
    </w:p>
    <w:p w14:paraId="0970CBB1" w14:textId="0DCD2A3E" w:rsidR="00A030FD" w:rsidRDefault="00A030FD" w:rsidP="00EF6FB6">
      <w:pPr>
        <w:ind w:left="1416" w:hanging="1416"/>
        <w:rPr>
          <w:lang w:val="en-GB"/>
        </w:rPr>
      </w:pPr>
      <w:r>
        <w:rPr>
          <w:lang w:val="en-GB"/>
        </w:rPr>
        <w:tab/>
        <w:t xml:space="preserve">We need </w:t>
      </w:r>
      <w:r w:rsidR="00A50C06">
        <w:rPr>
          <w:lang w:val="en-GB"/>
        </w:rPr>
        <w:t xml:space="preserve">the visual on </w:t>
      </w:r>
      <w:hyperlink r:id="rId8" w:history="1">
        <w:r w:rsidR="00A50C06" w:rsidRPr="00A50C06">
          <w:rPr>
            <w:rStyle w:val="Hyperlink"/>
            <w:lang w:val="en-GB"/>
          </w:rPr>
          <w:t>the evolution of core, domestic network and international partners</w:t>
        </w:r>
      </w:hyperlink>
      <w:r w:rsidR="00A50C06">
        <w:rPr>
          <w:lang w:val="en-GB"/>
        </w:rPr>
        <w:t xml:space="preserve"> WITHOUT labels.</w:t>
      </w:r>
    </w:p>
    <w:p w14:paraId="384AA2FE" w14:textId="27995B40" w:rsidR="002E184F" w:rsidRDefault="002E184F" w:rsidP="00EF6FB6">
      <w:pPr>
        <w:ind w:left="1416" w:hanging="1416"/>
        <w:rPr>
          <w:lang w:val="en-GB"/>
        </w:rPr>
      </w:pPr>
      <w:r>
        <w:rPr>
          <w:lang w:val="en-GB"/>
        </w:rPr>
        <w:tab/>
      </w:r>
      <w:r w:rsidR="00C14682">
        <w:rPr>
          <w:lang w:val="en-GB"/>
        </w:rPr>
        <w:t xml:space="preserve">There are some issues with the </w:t>
      </w:r>
      <w:r w:rsidR="008D504E">
        <w:rPr>
          <w:lang w:val="en-GB"/>
        </w:rPr>
        <w:t>pie charts</w:t>
      </w:r>
      <w:r w:rsidR="00C14682">
        <w:rPr>
          <w:lang w:val="en-GB"/>
        </w:rPr>
        <w:t xml:space="preserve">: </w:t>
      </w:r>
      <w:r w:rsidR="00975F94">
        <w:rPr>
          <w:lang w:val="en-GB"/>
        </w:rPr>
        <w:t>W</w:t>
      </w:r>
      <w:r w:rsidR="008D504E">
        <w:rPr>
          <w:lang w:val="en-GB"/>
        </w:rPr>
        <w:t>hy is</w:t>
      </w:r>
      <w:r w:rsidR="00975F94">
        <w:rPr>
          <w:lang w:val="en-GB"/>
        </w:rPr>
        <w:t xml:space="preserve"> actor type</w:t>
      </w:r>
      <w:r w:rsidR="008D504E">
        <w:rPr>
          <w:lang w:val="en-GB"/>
        </w:rPr>
        <w:t xml:space="preserve"> “Fund” so dominant?</w:t>
      </w:r>
      <w:r w:rsidR="00975F94">
        <w:rPr>
          <w:lang w:val="en-GB"/>
        </w:rPr>
        <w:t xml:space="preserve"> Seems to be a bug.</w:t>
      </w:r>
    </w:p>
    <w:p w14:paraId="2E184735" w14:textId="5009DBED" w:rsidR="008D504E" w:rsidRDefault="008D504E" w:rsidP="00EF6FB6">
      <w:pPr>
        <w:ind w:left="1416" w:hanging="1416"/>
        <w:rPr>
          <w:lang w:val="en-GB"/>
        </w:rPr>
      </w:pPr>
      <w:r>
        <w:rPr>
          <w:lang w:val="en-GB"/>
        </w:rPr>
        <w:tab/>
      </w:r>
      <w:r w:rsidR="00DF3B95">
        <w:rPr>
          <w:lang w:val="en-GB"/>
        </w:rPr>
        <w:t xml:space="preserve">I want to keep the </w:t>
      </w:r>
      <w:hyperlink r:id="rId9" w:history="1">
        <w:r w:rsidR="00DF3B95" w:rsidRPr="009C1C73">
          <w:rPr>
            <w:rStyle w:val="Hyperlink"/>
            <w:lang w:val="en-GB"/>
          </w:rPr>
          <w:t>following visuals</w:t>
        </w:r>
      </w:hyperlink>
      <w:r w:rsidR="00DF3B95">
        <w:rPr>
          <w:lang w:val="en-GB"/>
        </w:rPr>
        <w:t xml:space="preserve"> (in the most updated form):</w:t>
      </w:r>
    </w:p>
    <w:p w14:paraId="718D915A" w14:textId="45C72E61" w:rsidR="00DF3B95" w:rsidRDefault="00DF3B95" w:rsidP="00EF6FB6">
      <w:pPr>
        <w:ind w:left="1416" w:hanging="1416"/>
        <w:rPr>
          <w:lang w:val="en-GB"/>
        </w:rPr>
      </w:pPr>
      <w:r>
        <w:rPr>
          <w:lang w:val="en-GB"/>
        </w:rPr>
        <w:lastRenderedPageBreak/>
        <w:tab/>
      </w:r>
      <w:r>
        <w:rPr>
          <w:noProof/>
          <w:lang w:val="en-GB"/>
        </w:rPr>
        <w:drawing>
          <wp:inline distT="0" distB="0" distL="0" distR="0" wp14:anchorId="054B206D" wp14:editId="203789FC">
            <wp:extent cx="5410051" cy="2924175"/>
            <wp:effectExtent l="0" t="0" r="635" b="0"/>
            <wp:docPr id="1077519054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3D485120-6DCC-474A-8A63-1BD685571F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9054" name="Grafik 1077519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471" cy="293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1013" w14:textId="77777777" w:rsidR="009D5C7D" w:rsidRDefault="009D5C7D" w:rsidP="00825F64">
      <w:pPr>
        <w:ind w:left="1416" w:firstLine="4"/>
        <w:rPr>
          <w:lang w:val="en-GB"/>
        </w:rPr>
      </w:pPr>
    </w:p>
    <w:p w14:paraId="11974504" w14:textId="6D003C4C" w:rsidR="00EF6FB6" w:rsidRDefault="00390504" w:rsidP="00825F64">
      <w:pPr>
        <w:ind w:left="1416" w:firstLine="4"/>
        <w:rPr>
          <w:lang w:val="en-GB"/>
        </w:rPr>
      </w:pPr>
      <w:r>
        <w:rPr>
          <w:lang w:val="en-GB"/>
        </w:rPr>
        <w:t>From the following</w:t>
      </w:r>
      <w:r w:rsidR="0092099E">
        <w:rPr>
          <w:lang w:val="en-GB"/>
        </w:rPr>
        <w:t xml:space="preserve"> set of visuals, we should keep “</w:t>
      </w:r>
      <w:r w:rsidR="0092099E" w:rsidRPr="00002AD5">
        <w:rPr>
          <w:b/>
          <w:bCs/>
          <w:lang w:val="en-GB"/>
        </w:rPr>
        <w:t>evolution of community types</w:t>
      </w:r>
      <w:r w:rsidR="0092099E">
        <w:rPr>
          <w:lang w:val="en-GB"/>
        </w:rPr>
        <w:t>” and “</w:t>
      </w:r>
      <w:r w:rsidR="0092099E" w:rsidRPr="00002AD5">
        <w:rPr>
          <w:b/>
          <w:bCs/>
          <w:lang w:val="en-GB"/>
        </w:rPr>
        <w:t>network density over time</w:t>
      </w:r>
      <w:r w:rsidR="0092099E">
        <w:rPr>
          <w:lang w:val="en-GB"/>
        </w:rPr>
        <w:t>”</w:t>
      </w:r>
      <w:r w:rsidR="000639D2">
        <w:rPr>
          <w:lang w:val="en-GB"/>
        </w:rPr>
        <w:t xml:space="preserve"> (couldn’t find the links/file in </w:t>
      </w:r>
      <w:proofErr w:type="spellStart"/>
      <w:r w:rsidR="000639D2">
        <w:rPr>
          <w:lang w:val="en-GB"/>
        </w:rPr>
        <w:t>GDrive</w:t>
      </w:r>
      <w:proofErr w:type="spellEnd"/>
      <w:r w:rsidR="000639D2">
        <w:rPr>
          <w:lang w:val="en-GB"/>
        </w:rPr>
        <w:t>)</w:t>
      </w:r>
      <w:r w:rsidR="0092099E">
        <w:rPr>
          <w:lang w:val="en-GB"/>
        </w:rPr>
        <w:t xml:space="preserve">. </w:t>
      </w:r>
      <w:r w:rsidR="007D7AFE">
        <w:rPr>
          <w:lang w:val="en-GB"/>
        </w:rPr>
        <w:t>The “</w:t>
      </w:r>
      <w:r w:rsidR="007D7AFE" w:rsidRPr="00002AD5">
        <w:rPr>
          <w:b/>
          <w:bCs/>
          <w:lang w:val="en-GB"/>
        </w:rPr>
        <w:t>network size evolution</w:t>
      </w:r>
      <w:r w:rsidR="007D7AFE">
        <w:rPr>
          <w:lang w:val="en-GB"/>
        </w:rPr>
        <w:t>” only makes sense</w:t>
      </w:r>
      <w:r w:rsidR="00825F64">
        <w:rPr>
          <w:lang w:val="en-GB"/>
        </w:rPr>
        <w:t>, once we have cut the post-Crimea phase</w:t>
      </w:r>
      <w:r w:rsidR="00E06FE3">
        <w:rPr>
          <w:lang w:val="en-GB"/>
        </w:rPr>
        <w:t xml:space="preserve"> to 2014-2017. In fact, you could use it to see whether the time frame cut for the post-Crimea period is sufficient.</w:t>
      </w:r>
    </w:p>
    <w:p w14:paraId="06460410" w14:textId="5CC95BB9" w:rsidR="00B37DB8" w:rsidRDefault="00B37DB8" w:rsidP="3C1C335F">
      <w:pPr>
        <w:rPr>
          <w:lang w:val="en-GB"/>
        </w:rPr>
      </w:pPr>
      <w:r>
        <w:rPr>
          <w:lang w:val="en-GB"/>
        </w:rPr>
        <w:lastRenderedPageBreak/>
        <w:tab/>
      </w:r>
      <w:r>
        <w:rPr>
          <w:lang w:val="en-GB"/>
        </w:rPr>
        <w:tab/>
      </w:r>
      <w:r w:rsidRPr="00B37DB8">
        <w:rPr>
          <w:noProof/>
        </w:rPr>
        <w:drawing>
          <wp:inline distT="0" distB="0" distL="0" distR="0" wp14:anchorId="33D0A56B" wp14:editId="319A35E4">
            <wp:extent cx="5731510" cy="4288155"/>
            <wp:effectExtent l="0" t="0" r="2540" b="0"/>
            <wp:docPr id="11" name="Inhaltsplatzhalter 10" descr="Ein Bild, das Text, Diagramm, Reihe, Pla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92D8E41-AD61-45FE-B440-4EEA7547C2E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haltsplatzhalter 10" descr="Ein Bild, das Text, Diagramm, Reihe, Pla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1233D6B9-A364-B873-696B-3B7D80D8838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0071" w14:textId="77777777" w:rsidR="00400E3E" w:rsidRDefault="00400E3E" w:rsidP="3C1C335F">
      <w:pPr>
        <w:rPr>
          <w:lang w:val="en-GB"/>
        </w:rPr>
      </w:pPr>
    </w:p>
    <w:p w14:paraId="64190ECB" w14:textId="1C86E695" w:rsidR="00D55D77" w:rsidRDefault="00D55D77" w:rsidP="00520CA9">
      <w:pPr>
        <w:ind w:left="1416" w:hanging="1416"/>
        <w:rPr>
          <w:lang w:val="en-GB"/>
        </w:rPr>
      </w:pPr>
      <w:r>
        <w:rPr>
          <w:lang w:val="en-GB"/>
        </w:rPr>
        <w:t>@Aram</w:t>
      </w:r>
      <w:r w:rsidR="00B358DC">
        <w:rPr>
          <w:lang w:val="en-GB"/>
        </w:rPr>
        <w:tab/>
      </w:r>
      <w:r w:rsidR="00C271C2">
        <w:rPr>
          <w:lang w:val="en-GB"/>
        </w:rPr>
        <w:t>We should keep the following visuals</w:t>
      </w:r>
      <w:r w:rsidR="00FC6E72">
        <w:rPr>
          <w:lang w:val="en-GB"/>
        </w:rPr>
        <w:t xml:space="preserve"> (for all four periods)</w:t>
      </w:r>
      <w:r w:rsidR="00C271C2">
        <w:rPr>
          <w:lang w:val="en-GB"/>
        </w:rPr>
        <w:t xml:space="preserve"> for the Louvain communities</w:t>
      </w:r>
      <w:r w:rsidR="00520CA9">
        <w:rPr>
          <w:lang w:val="en-GB"/>
        </w:rPr>
        <w:t xml:space="preserve"> – but without the name labels.</w:t>
      </w:r>
    </w:p>
    <w:p w14:paraId="1E15DE9E" w14:textId="77777777" w:rsidR="00F950BF" w:rsidRDefault="00F950BF" w:rsidP="00520CA9">
      <w:pPr>
        <w:ind w:left="1416" w:hanging="1416"/>
        <w:rPr>
          <w:lang w:val="en-GB"/>
        </w:rPr>
      </w:pPr>
    </w:p>
    <w:p w14:paraId="1A32E05D" w14:textId="779D2BD3" w:rsidR="00D55D77" w:rsidRDefault="00D55D77" w:rsidP="3C1C335F">
      <w:pPr>
        <w:rPr>
          <w:lang w:val="en-GB"/>
        </w:rPr>
      </w:pPr>
      <w:r>
        <w:rPr>
          <w:lang w:val="en-GB"/>
        </w:rPr>
        <w:lastRenderedPageBreak/>
        <w:tab/>
      </w:r>
      <w:r w:rsidRPr="00D55D77">
        <w:rPr>
          <w:noProof/>
          <w:lang w:val="en-GB"/>
        </w:rPr>
        <w:drawing>
          <wp:inline distT="0" distB="0" distL="0" distR="0" wp14:anchorId="63A747D2" wp14:editId="46837C5D">
            <wp:extent cx="5016758" cy="3848298"/>
            <wp:effectExtent l="0" t="0" r="0" b="0"/>
            <wp:docPr id="246189160" name="Grafik 1" descr="Ein Bild, das Screenshot, Diagramm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9089BB4-C0A8-48AF-A3A9-F657224458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9160" name="Grafik 1" descr="Ein Bild, das Screenshot, Diagram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EA6" w14:textId="77777777" w:rsidR="00400E3E" w:rsidRDefault="00400E3E" w:rsidP="3C1C335F">
      <w:pPr>
        <w:rPr>
          <w:lang w:val="en-GB"/>
        </w:rPr>
      </w:pPr>
    </w:p>
    <w:p w14:paraId="0C362392" w14:textId="2156BCBB" w:rsidR="0089116B" w:rsidRDefault="0089116B" w:rsidP="00D0574B">
      <w:pPr>
        <w:ind w:left="1416" w:hanging="1416"/>
        <w:rPr>
          <w:lang w:val="en-GB"/>
        </w:rPr>
      </w:pPr>
      <w:r>
        <w:rPr>
          <w:lang w:val="en-GB"/>
        </w:rPr>
        <w:t>@Aram</w:t>
      </w:r>
      <w:r>
        <w:rPr>
          <w:lang w:val="en-GB"/>
        </w:rPr>
        <w:tab/>
      </w:r>
      <w:r w:rsidR="00D0574B">
        <w:rPr>
          <w:lang w:val="en-GB"/>
        </w:rPr>
        <w:t>I’d like to keep the following visual (for all four time periods) in the most updated form.</w:t>
      </w:r>
      <w:r w:rsidR="003A1FA4">
        <w:rPr>
          <w:lang w:val="en-GB"/>
        </w:rPr>
        <w:t xml:space="preserve"> However, we should strip them down: no name labels, clear</w:t>
      </w:r>
      <w:r w:rsidR="00CD1008">
        <w:rPr>
          <w:lang w:val="en-GB"/>
        </w:rPr>
        <w:t xml:space="preserve"> legends for the most important actors joining and leaving, respectively.</w:t>
      </w:r>
    </w:p>
    <w:p w14:paraId="1CE8AE16" w14:textId="0D6C6537" w:rsidR="0089116B" w:rsidRDefault="0089116B" w:rsidP="3C1C335F">
      <w:pPr>
        <w:rPr>
          <w:lang w:val="en-GB"/>
        </w:rPr>
      </w:pPr>
      <w:r w:rsidRPr="0089116B">
        <w:rPr>
          <w:noProof/>
          <w:lang w:val="en-GB"/>
        </w:rPr>
        <w:drawing>
          <wp:inline distT="0" distB="0" distL="0" distR="0" wp14:anchorId="127394BF" wp14:editId="5B84C9BF">
            <wp:extent cx="5118363" cy="3441877"/>
            <wp:effectExtent l="0" t="0" r="6350" b="6350"/>
            <wp:docPr id="1150947515" name="Grafik 1" descr="Ein Bild, das Screenshot, Diagramm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7AAC3037-CFA8-4170-848C-982DB6C91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7515" name="Grafik 1" descr="Ein Bild, das Screenshot, Diagramm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2D93" w14:textId="77777777" w:rsidR="0089116B" w:rsidRDefault="0089116B" w:rsidP="3C1C335F">
      <w:pPr>
        <w:rPr>
          <w:lang w:val="en-GB"/>
        </w:rPr>
      </w:pPr>
    </w:p>
    <w:p w14:paraId="082DF296" w14:textId="77777777" w:rsidR="00D20766" w:rsidRDefault="00F950BF" w:rsidP="00D20766">
      <w:pPr>
        <w:ind w:left="1416" w:hanging="1416"/>
        <w:rPr>
          <w:lang w:val="en-GB"/>
        </w:rPr>
      </w:pPr>
      <w:r>
        <w:rPr>
          <w:lang w:val="en-GB"/>
        </w:rPr>
        <w:t>@Aram</w:t>
      </w:r>
      <w:r w:rsidR="00B84931">
        <w:rPr>
          <w:lang w:val="en-GB"/>
        </w:rPr>
        <w:tab/>
        <w:t xml:space="preserve">After re-running the analysis for the post-Crimea period (aka cutting the </w:t>
      </w:r>
      <w:r w:rsidR="003C7B55">
        <w:rPr>
          <w:lang w:val="en-GB"/>
        </w:rPr>
        <w:t>time span</w:t>
      </w:r>
      <w:r w:rsidR="00B84931">
        <w:rPr>
          <w:lang w:val="en-GB"/>
        </w:rPr>
        <w:t>)</w:t>
      </w:r>
      <w:r w:rsidR="003C7B55">
        <w:rPr>
          <w:lang w:val="en-GB"/>
        </w:rPr>
        <w:t xml:space="preserve">, </w:t>
      </w:r>
      <w:r w:rsidR="00A703AE">
        <w:rPr>
          <w:lang w:val="en-GB"/>
        </w:rPr>
        <w:t>it would be great</w:t>
      </w:r>
      <w:r w:rsidR="006F23A6">
        <w:rPr>
          <w:lang w:val="en-GB"/>
        </w:rPr>
        <w:t xml:space="preserve"> to have a “</w:t>
      </w:r>
      <w:r w:rsidR="006F23A6" w:rsidRPr="006F23A6">
        <w:rPr>
          <w:lang w:val="en-GB"/>
        </w:rPr>
        <w:t xml:space="preserve">Top </w:t>
      </w:r>
      <w:r w:rsidR="006F23A6">
        <w:rPr>
          <w:lang w:val="en-GB"/>
        </w:rPr>
        <w:t>50</w:t>
      </w:r>
      <w:r w:rsidR="006F23A6" w:rsidRPr="006F23A6">
        <w:rPr>
          <w:lang w:val="en-GB"/>
        </w:rPr>
        <w:t xml:space="preserve"> Actors by Composite Score </w:t>
      </w:r>
      <w:r w:rsidR="006F23A6" w:rsidRPr="006F23A6">
        <w:rPr>
          <w:rFonts w:hint="eastAsia"/>
          <w:lang w:val="en-GB"/>
        </w:rPr>
        <w:t>–</w:t>
      </w:r>
      <w:r w:rsidR="006F23A6" w:rsidRPr="006F23A6">
        <w:rPr>
          <w:lang w:val="en-GB"/>
        </w:rPr>
        <w:t xml:space="preserve"> All Periods Combined</w:t>
      </w:r>
      <w:r w:rsidR="006F23A6">
        <w:rPr>
          <w:lang w:val="en-GB"/>
        </w:rPr>
        <w:t>” table</w:t>
      </w:r>
      <w:r w:rsidR="00CD1008">
        <w:rPr>
          <w:lang w:val="en-GB"/>
        </w:rPr>
        <w:t xml:space="preserve"> (our old table was TOP20 for all periods combined</w:t>
      </w:r>
      <w:r w:rsidR="00D20766">
        <w:rPr>
          <w:lang w:val="en-GB"/>
        </w:rPr>
        <w:t xml:space="preserve"> but I think 50 is even better – makes for a nice full page of actors in a paper</w:t>
      </w:r>
      <w:r w:rsidR="00CD1008">
        <w:rPr>
          <w:lang w:val="en-GB"/>
        </w:rPr>
        <w:t>)</w:t>
      </w:r>
      <w:r w:rsidR="00430900">
        <w:rPr>
          <w:lang w:val="en-GB"/>
        </w:rPr>
        <w:t>.</w:t>
      </w:r>
      <w:r w:rsidR="00D20766">
        <w:rPr>
          <w:lang w:val="en-GB"/>
        </w:rPr>
        <w:t xml:space="preserve"> </w:t>
      </w:r>
    </w:p>
    <w:p w14:paraId="46E6EC51" w14:textId="2D6430DE" w:rsidR="00F950BF" w:rsidRDefault="00430900" w:rsidP="00D20766">
      <w:pPr>
        <w:ind w:left="1416"/>
        <w:rPr>
          <w:lang w:val="en-GB"/>
        </w:rPr>
      </w:pPr>
      <w:r>
        <w:rPr>
          <w:lang w:val="en-GB"/>
        </w:rPr>
        <w:t>Once we have that</w:t>
      </w:r>
      <w:r w:rsidR="0042516F">
        <w:rPr>
          <w:lang w:val="en-GB"/>
        </w:rPr>
        <w:t>,</w:t>
      </w:r>
      <w:r w:rsidR="00BE76B8">
        <w:rPr>
          <w:lang w:val="en-GB"/>
        </w:rPr>
        <w:t xml:space="preserve"> </w:t>
      </w:r>
      <w:r w:rsidR="00C7353D">
        <w:rPr>
          <w:lang w:val="en-GB"/>
        </w:rPr>
        <w:t>we</w:t>
      </w:r>
      <w:r w:rsidR="00D20766">
        <w:rPr>
          <w:lang w:val="en-GB"/>
        </w:rPr>
        <w:t xml:space="preserve"> should briefly exchange views</w:t>
      </w:r>
      <w:r w:rsidR="007527C2">
        <w:rPr>
          <w:lang w:val="en-GB"/>
        </w:rPr>
        <w:t xml:space="preserve"> and then decide on 8 actors from the table for which we then create </w:t>
      </w:r>
      <w:r w:rsidR="00875743">
        <w:rPr>
          <w:lang w:val="en-GB"/>
        </w:rPr>
        <w:t>r</w:t>
      </w:r>
      <w:r w:rsidR="00F370EC">
        <w:rPr>
          <w:lang w:val="en-GB"/>
        </w:rPr>
        <w:t>egression graphs</w:t>
      </w:r>
      <w:r w:rsidR="007527C2">
        <w:rPr>
          <w:lang w:val="en-GB"/>
        </w:rPr>
        <w:t>.</w:t>
      </w:r>
    </w:p>
    <w:p w14:paraId="46879BD0" w14:textId="032BFE20" w:rsidR="00EA5462" w:rsidRDefault="002D645D" w:rsidP="00A76755">
      <w:pPr>
        <w:ind w:left="1416"/>
        <w:rPr>
          <w:lang w:val="en-GB"/>
        </w:rPr>
      </w:pPr>
      <w:r>
        <w:rPr>
          <w:lang w:val="en-GB"/>
        </w:rPr>
        <w:t>General remark: We should consequently e</w:t>
      </w:r>
      <w:r w:rsidR="007026D3">
        <w:rPr>
          <w:lang w:val="en-GB"/>
        </w:rPr>
        <w:t>xc</w:t>
      </w:r>
      <w:r w:rsidR="009C43C2">
        <w:rPr>
          <w:lang w:val="en-GB"/>
        </w:rPr>
        <w:t>lude Dm</w:t>
      </w:r>
      <w:r w:rsidR="00B93869">
        <w:rPr>
          <w:lang w:val="en-GB"/>
        </w:rPr>
        <w:t>i</w:t>
      </w:r>
      <w:r w:rsidR="00742DE1">
        <w:rPr>
          <w:lang w:val="en-GB"/>
        </w:rPr>
        <w:t>trie</w:t>
      </w:r>
      <w:r w:rsidR="00C80F37">
        <w:rPr>
          <w:lang w:val="en-GB"/>
        </w:rPr>
        <w:t>v</w:t>
      </w:r>
      <w:r>
        <w:rPr>
          <w:lang w:val="en-GB"/>
        </w:rPr>
        <w:t xml:space="preserve"> and the </w:t>
      </w:r>
      <w:r w:rsidR="00070D00">
        <w:rPr>
          <w:lang w:val="en-GB"/>
        </w:rPr>
        <w:t>RDIF</w:t>
      </w:r>
      <w:r>
        <w:rPr>
          <w:lang w:val="en-GB"/>
        </w:rPr>
        <w:t xml:space="preserve"> from all tables and visuals where their appearance would be redundant or self-explanatory.</w:t>
      </w:r>
    </w:p>
    <w:p w14:paraId="42BC6D54" w14:textId="6BCD1E32" w:rsidR="00EC6FA1" w:rsidRDefault="002D645D" w:rsidP="00BD056D">
      <w:pPr>
        <w:ind w:left="1416" w:hanging="1416"/>
        <w:rPr>
          <w:lang w:val="en-GB"/>
        </w:rPr>
      </w:pPr>
      <w:r>
        <w:rPr>
          <w:lang w:val="en-GB"/>
        </w:rPr>
        <w:t>@Aram</w:t>
      </w:r>
      <w:r>
        <w:rPr>
          <w:lang w:val="en-GB"/>
        </w:rPr>
        <w:tab/>
        <w:t>You had the i</w:t>
      </w:r>
      <w:r w:rsidR="00BA1000">
        <w:rPr>
          <w:lang w:val="en-GB"/>
        </w:rPr>
        <w:t>de</w:t>
      </w:r>
      <w:r w:rsidR="0034706C">
        <w:rPr>
          <w:lang w:val="en-GB"/>
        </w:rPr>
        <w:t>a</w:t>
      </w:r>
      <w:r>
        <w:rPr>
          <w:lang w:val="en-GB"/>
        </w:rPr>
        <w:t xml:space="preserve"> to create some </w:t>
      </w:r>
      <w:r w:rsidR="00913ACB">
        <w:rPr>
          <w:lang w:val="en-GB"/>
        </w:rPr>
        <w:t>jurisdic</w:t>
      </w:r>
      <w:r w:rsidR="00C0219B">
        <w:rPr>
          <w:lang w:val="en-GB"/>
        </w:rPr>
        <w:t>tion-</w:t>
      </w:r>
      <w:r w:rsidR="00C51E27">
        <w:rPr>
          <w:lang w:val="en-GB"/>
        </w:rPr>
        <w:t>based regression gra</w:t>
      </w:r>
      <w:r w:rsidR="001517B0">
        <w:rPr>
          <w:lang w:val="en-GB"/>
        </w:rPr>
        <w:t>phs</w:t>
      </w:r>
      <w:r w:rsidR="00BD056D">
        <w:rPr>
          <w:lang w:val="en-GB"/>
        </w:rPr>
        <w:t xml:space="preserve"> or scatterplots. Cannot remember exactly what you had in </w:t>
      </w:r>
      <w:proofErr w:type="gramStart"/>
      <w:r w:rsidR="00BD056D">
        <w:rPr>
          <w:lang w:val="en-GB"/>
        </w:rPr>
        <w:t>mind</w:t>
      </w:r>
      <w:proofErr w:type="gramEnd"/>
      <w:r w:rsidR="00BD056D">
        <w:rPr>
          <w:lang w:val="en-GB"/>
        </w:rPr>
        <w:t xml:space="preserve"> but it sounded cool. </w:t>
      </w:r>
      <w:proofErr w:type="gramStart"/>
      <w:r w:rsidR="00BD056D">
        <w:rPr>
          <w:lang w:val="en-GB"/>
        </w:rPr>
        <w:t>So</w:t>
      </w:r>
      <w:proofErr w:type="gramEnd"/>
      <w:r w:rsidR="00BD056D">
        <w:rPr>
          <w:lang w:val="en-GB"/>
        </w:rPr>
        <w:t xml:space="preserve"> if you have time feel free to come up with something (no necessity though).</w:t>
      </w:r>
    </w:p>
    <w:p w14:paraId="7C35CF44" w14:textId="3C1668BA" w:rsidR="00430900" w:rsidRPr="002C7B72" w:rsidRDefault="00430900" w:rsidP="00465B60">
      <w:pPr>
        <w:ind w:left="1416" w:hanging="1416"/>
        <w:rPr>
          <w:lang w:val="en-GB"/>
        </w:rPr>
      </w:pPr>
    </w:p>
    <w:p w14:paraId="2733635E" w14:textId="5C2A8C85" w:rsidR="6596B046" w:rsidRPr="00406263" w:rsidRDefault="6596B046" w:rsidP="3C1C335F">
      <w:pPr>
        <w:rPr>
          <w:lang w:val="en-GB"/>
        </w:rPr>
      </w:pPr>
      <w:r w:rsidRPr="00406263">
        <w:rPr>
          <w:b/>
          <w:bCs/>
          <w:lang w:val="en-GB"/>
        </w:rPr>
        <w:t>SUB-SECTION | 2010-2013</w:t>
      </w:r>
    </w:p>
    <w:p w14:paraId="7E77793A" w14:textId="4FC75573" w:rsidR="002C31F5" w:rsidRDefault="002C31F5" w:rsidP="002C31F5">
      <w:pPr>
        <w:rPr>
          <w:lang w:val="en-GB"/>
        </w:rPr>
      </w:pPr>
      <w:r w:rsidRPr="00B015B6">
        <w:rPr>
          <w:lang w:val="en-GB"/>
        </w:rPr>
        <w:t>@Sebastian</w:t>
      </w:r>
      <w:r w:rsidRPr="00B015B6">
        <w:rPr>
          <w:lang w:val="en-GB"/>
        </w:rPr>
        <w:tab/>
      </w:r>
      <w:r>
        <w:rPr>
          <w:lang w:val="en-GB"/>
        </w:rPr>
        <w:t>Re-s</w:t>
      </w:r>
      <w:r w:rsidRPr="00B015B6">
        <w:rPr>
          <w:lang w:val="en-GB"/>
        </w:rPr>
        <w:t>tructure t</w:t>
      </w:r>
      <w:r>
        <w:rPr>
          <w:lang w:val="en-GB"/>
        </w:rPr>
        <w:t>he section around a synopsis of the VEB.RF</w:t>
      </w:r>
    </w:p>
    <w:p w14:paraId="7131CC6A" w14:textId="35D10A94" w:rsidR="007E67C3" w:rsidRDefault="009D5C7D" w:rsidP="000F1A53">
      <w:pPr>
        <w:ind w:left="1416" w:hanging="1416"/>
        <w:rPr>
          <w:lang w:val="en-GB"/>
        </w:rPr>
      </w:pPr>
      <w:r>
        <w:rPr>
          <w:lang w:val="en-GB"/>
        </w:rPr>
        <w:t>@Aram</w:t>
      </w:r>
      <w:r w:rsidR="00A0761F">
        <w:rPr>
          <w:lang w:val="en-GB"/>
        </w:rPr>
        <w:tab/>
      </w:r>
      <w:r w:rsidR="007E67C3">
        <w:rPr>
          <w:lang w:val="en-GB"/>
        </w:rPr>
        <w:t xml:space="preserve">For each of the </w:t>
      </w:r>
      <w:r w:rsidR="00962979">
        <w:rPr>
          <w:lang w:val="en-GB"/>
        </w:rPr>
        <w:t>four period sections</w:t>
      </w:r>
      <w:r w:rsidR="00891254">
        <w:rPr>
          <w:lang w:val="en-GB"/>
        </w:rPr>
        <w:t xml:space="preserve"> in the paper</w:t>
      </w:r>
      <w:r w:rsidR="00962979">
        <w:rPr>
          <w:lang w:val="en-GB"/>
        </w:rPr>
        <w:t xml:space="preserve">, we need one revised </w:t>
      </w:r>
      <w:r w:rsidR="00DA0E56">
        <w:rPr>
          <w:lang w:val="en-GB"/>
        </w:rPr>
        <w:t>item</w:t>
      </w:r>
      <w:r w:rsidR="00B26106">
        <w:rPr>
          <w:lang w:val="en-GB"/>
        </w:rPr>
        <w:t xml:space="preserve"> </w:t>
      </w:r>
      <w:proofErr w:type="gramStart"/>
      <w:r w:rsidR="00B26106">
        <w:rPr>
          <w:lang w:val="en-GB"/>
        </w:rPr>
        <w:t>on the basis of</w:t>
      </w:r>
      <w:proofErr w:type="gramEnd"/>
      <w:r w:rsidR="00B26106">
        <w:rPr>
          <w:lang w:val="en-GB"/>
        </w:rPr>
        <w:t xml:space="preserve"> the following visual</w:t>
      </w:r>
      <w:r w:rsidR="00891254">
        <w:rPr>
          <w:lang w:val="en-GB"/>
        </w:rPr>
        <w:t>. P</w:t>
      </w:r>
      <w:r w:rsidR="00B26106">
        <w:rPr>
          <w:lang w:val="en-GB"/>
        </w:rPr>
        <w:t>lease delete all name labels</w:t>
      </w:r>
      <w:r w:rsidR="00967DEF">
        <w:rPr>
          <w:lang w:val="en-GB"/>
        </w:rPr>
        <w:t xml:space="preserve"> and the </w:t>
      </w:r>
      <w:r w:rsidR="00DB4AD5">
        <w:rPr>
          <w:lang w:val="en-GB"/>
        </w:rPr>
        <w:t>legend</w:t>
      </w:r>
      <w:r w:rsidR="00967DEF">
        <w:rPr>
          <w:lang w:val="en-GB"/>
        </w:rPr>
        <w:t xml:space="preserve"> right to the item. I</w:t>
      </w:r>
      <w:r w:rsidR="00B26106">
        <w:rPr>
          <w:lang w:val="en-GB"/>
        </w:rPr>
        <w:t>nstead</w:t>
      </w:r>
      <w:r w:rsidR="00967DEF">
        <w:rPr>
          <w:lang w:val="en-GB"/>
        </w:rPr>
        <w:t>, please</w:t>
      </w:r>
      <w:r w:rsidR="00B26106">
        <w:rPr>
          <w:lang w:val="en-GB"/>
        </w:rPr>
        <w:t xml:space="preserve"> add a little </w:t>
      </w:r>
      <w:r w:rsidR="000F1A53">
        <w:rPr>
          <w:lang w:val="en-GB"/>
        </w:rPr>
        <w:t xml:space="preserve">table in </w:t>
      </w:r>
      <w:r w:rsidR="002650BB">
        <w:rPr>
          <w:lang w:val="en-GB"/>
        </w:rPr>
        <w:t xml:space="preserve">Overleaf, indicating the </w:t>
      </w:r>
      <w:r w:rsidR="00DB4AD5">
        <w:rPr>
          <w:lang w:val="en-GB"/>
        </w:rPr>
        <w:t>“</w:t>
      </w:r>
      <w:r w:rsidR="002650BB">
        <w:rPr>
          <w:lang w:val="en-GB"/>
        </w:rPr>
        <w:t>gone</w:t>
      </w:r>
      <w:r w:rsidR="00DB4AD5">
        <w:rPr>
          <w:lang w:val="en-GB"/>
        </w:rPr>
        <w:t>”</w:t>
      </w:r>
      <w:r w:rsidR="002650BB">
        <w:rPr>
          <w:lang w:val="en-GB"/>
        </w:rPr>
        <w:t xml:space="preserve"> and </w:t>
      </w:r>
      <w:r w:rsidR="00DB4AD5">
        <w:rPr>
          <w:lang w:val="en-GB"/>
        </w:rPr>
        <w:t>“</w:t>
      </w:r>
      <w:r w:rsidR="002650BB">
        <w:rPr>
          <w:lang w:val="en-GB"/>
        </w:rPr>
        <w:t>newly</w:t>
      </w:r>
      <w:r w:rsidR="00967DEF">
        <w:rPr>
          <w:lang w:val="en-GB"/>
        </w:rPr>
        <w:t xml:space="preserve"> </w:t>
      </w:r>
      <w:r w:rsidR="00DB4AD5">
        <w:rPr>
          <w:lang w:val="en-GB"/>
        </w:rPr>
        <w:t>joined”</w:t>
      </w:r>
      <w:r w:rsidR="002650BB">
        <w:rPr>
          <w:lang w:val="en-GB"/>
        </w:rPr>
        <w:t xml:space="preserve"> actors.</w:t>
      </w:r>
      <w:r w:rsidR="00967DEF">
        <w:rPr>
          <w:lang w:val="en-GB"/>
        </w:rPr>
        <w:t xml:space="preserve"> But keep the </w:t>
      </w:r>
      <w:proofErr w:type="spellStart"/>
      <w:r w:rsidR="00967DEF">
        <w:rPr>
          <w:lang w:val="en-GB"/>
        </w:rPr>
        <w:t>colors</w:t>
      </w:r>
      <w:proofErr w:type="spellEnd"/>
      <w:r w:rsidR="00967DEF">
        <w:rPr>
          <w:lang w:val="en-GB"/>
        </w:rPr>
        <w:t xml:space="preserve"> for new actors in the visual.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14AAA" w:rsidRPr="007E2264" w14:paraId="3F7C7E0C" w14:textId="77777777">
        <w:tc>
          <w:tcPr>
            <w:tcW w:w="4508" w:type="dxa"/>
          </w:tcPr>
          <w:p w14:paraId="5710F90A" w14:textId="2574B059" w:rsidR="00814AAA" w:rsidRPr="00D355B1" w:rsidRDefault="00D355B1" w:rsidP="002C31F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ACTORS GONE</w:t>
            </w:r>
          </w:p>
        </w:tc>
        <w:tc>
          <w:tcPr>
            <w:tcW w:w="4508" w:type="dxa"/>
          </w:tcPr>
          <w:p w14:paraId="412EE7B9" w14:textId="016D3D7F" w:rsidR="00814AAA" w:rsidRPr="00D355B1" w:rsidRDefault="00D355B1" w:rsidP="002C31F5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ACTORS INCOMING</w:t>
            </w:r>
          </w:p>
        </w:tc>
      </w:tr>
      <w:tr w:rsidR="00814AAA" w14:paraId="49F911D6" w14:textId="77777777">
        <w:tc>
          <w:tcPr>
            <w:tcW w:w="4508" w:type="dxa"/>
          </w:tcPr>
          <w:p w14:paraId="25FC6408" w14:textId="1E6DC2FF" w:rsidR="00814AAA" w:rsidRDefault="00814AAA" w:rsidP="002C31F5">
            <w:pPr>
              <w:rPr>
                <w:lang w:val="en-GB"/>
              </w:rPr>
            </w:pPr>
            <w:r>
              <w:rPr>
                <w:lang w:val="en-GB"/>
              </w:rPr>
              <w:t>Actor A gone</w:t>
            </w:r>
          </w:p>
        </w:tc>
        <w:tc>
          <w:tcPr>
            <w:tcW w:w="4508" w:type="dxa"/>
          </w:tcPr>
          <w:p w14:paraId="5E96604B" w14:textId="1500C3D7" w:rsidR="00814AAA" w:rsidRDefault="00814AAA" w:rsidP="002C31F5">
            <w:pPr>
              <w:rPr>
                <w:lang w:val="en-GB"/>
              </w:rPr>
            </w:pPr>
            <w:r>
              <w:rPr>
                <w:lang w:val="en-GB"/>
              </w:rPr>
              <w:t xml:space="preserve">Actor C new </w:t>
            </w:r>
          </w:p>
        </w:tc>
      </w:tr>
      <w:tr w:rsidR="00814AAA" w14:paraId="11A11792" w14:textId="77777777">
        <w:tc>
          <w:tcPr>
            <w:tcW w:w="4508" w:type="dxa"/>
          </w:tcPr>
          <w:p w14:paraId="732E0A7E" w14:textId="219CC444" w:rsidR="00814AAA" w:rsidRDefault="00814AAA" w:rsidP="002C31F5">
            <w:pPr>
              <w:rPr>
                <w:lang w:val="en-GB"/>
              </w:rPr>
            </w:pPr>
            <w:r>
              <w:rPr>
                <w:lang w:val="en-GB"/>
              </w:rPr>
              <w:t>Actor B gone</w:t>
            </w:r>
          </w:p>
        </w:tc>
        <w:tc>
          <w:tcPr>
            <w:tcW w:w="4508" w:type="dxa"/>
          </w:tcPr>
          <w:p w14:paraId="4855761D" w14:textId="0DED66E5" w:rsidR="00814AAA" w:rsidRDefault="00814AAA" w:rsidP="002C31F5">
            <w:pPr>
              <w:rPr>
                <w:lang w:val="en-GB"/>
              </w:rPr>
            </w:pPr>
            <w:r>
              <w:rPr>
                <w:lang w:val="en-GB"/>
              </w:rPr>
              <w:t>Actor D new</w:t>
            </w:r>
          </w:p>
        </w:tc>
      </w:tr>
    </w:tbl>
    <w:p w14:paraId="343208FF" w14:textId="77777777" w:rsidR="00AC0909" w:rsidRDefault="00AC0909" w:rsidP="002C31F5">
      <w:pPr>
        <w:rPr>
          <w:lang w:val="en-GB"/>
        </w:rPr>
      </w:pPr>
    </w:p>
    <w:p w14:paraId="19D6A4C5" w14:textId="60E3896D" w:rsidR="009D5C7D" w:rsidRPr="007510F5" w:rsidRDefault="007E67C3" w:rsidP="002C31F5">
      <w:pPr>
        <w:rPr>
          <w:lang w:val="en-GB"/>
        </w:rPr>
      </w:pPr>
      <w:r w:rsidRPr="007E67C3">
        <w:rPr>
          <w:noProof/>
          <w:lang w:val="en-GB"/>
        </w:rPr>
        <w:lastRenderedPageBreak/>
        <w:drawing>
          <wp:inline distT="0" distB="0" distL="0" distR="0" wp14:anchorId="141C05C0" wp14:editId="5457B58E">
            <wp:extent cx="4686541" cy="3962604"/>
            <wp:effectExtent l="0" t="0" r="0" b="0"/>
            <wp:docPr id="1481035109" name="Grafik 1" descr="Ein Bild, das Text, Screenshot, Diagramm, Kart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5FC58C7-38BC-471B-B589-336948419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5109" name="Grafik 1" descr="Ein Bild, das Text, Screenshot, Diagramm, Kart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C7D">
        <w:rPr>
          <w:lang w:val="en-GB"/>
        </w:rPr>
        <w:t xml:space="preserve"> </w:t>
      </w:r>
      <w:r w:rsidR="00A0761F">
        <w:rPr>
          <w:lang w:val="en-GB"/>
        </w:rPr>
        <w:tab/>
      </w:r>
    </w:p>
    <w:p w14:paraId="6C1E8EF7" w14:textId="2E1D83D2" w:rsidR="3C1C335F" w:rsidRPr="00406263" w:rsidRDefault="3C1C335F" w:rsidP="3C1C335F">
      <w:pPr>
        <w:rPr>
          <w:b/>
          <w:bCs/>
          <w:lang w:val="en-GB"/>
        </w:rPr>
      </w:pPr>
    </w:p>
    <w:p w14:paraId="43DAF789" w14:textId="2C69A4CC" w:rsidR="6596B046" w:rsidRPr="00406263" w:rsidRDefault="6596B046" w:rsidP="3C1C335F">
      <w:pPr>
        <w:rPr>
          <w:b/>
          <w:bCs/>
          <w:lang w:val="en-GB"/>
        </w:rPr>
      </w:pPr>
      <w:r w:rsidRPr="00406263">
        <w:rPr>
          <w:b/>
          <w:bCs/>
          <w:lang w:val="en-GB"/>
        </w:rPr>
        <w:t>SUB-SECTION | 2014-</w:t>
      </w:r>
      <w:r w:rsidR="1403CC62" w:rsidRPr="00406263">
        <w:rPr>
          <w:b/>
          <w:bCs/>
          <w:lang w:val="en-GB"/>
        </w:rPr>
        <w:t>2020 (2017?)</w:t>
      </w:r>
    </w:p>
    <w:p w14:paraId="153E22C7" w14:textId="45980795" w:rsidR="3C1C335F" w:rsidRPr="007510F5" w:rsidRDefault="007510F5" w:rsidP="00A3446C">
      <w:pPr>
        <w:ind w:left="1416" w:hanging="1416"/>
        <w:rPr>
          <w:lang w:val="en-GB"/>
        </w:rPr>
      </w:pPr>
      <w:r w:rsidRPr="00B015B6">
        <w:rPr>
          <w:lang w:val="en-GB"/>
        </w:rPr>
        <w:t>@Sebastian</w:t>
      </w:r>
      <w:r w:rsidRPr="00B015B6">
        <w:rPr>
          <w:lang w:val="en-GB"/>
        </w:rPr>
        <w:tab/>
      </w:r>
      <w:r>
        <w:rPr>
          <w:lang w:val="en-GB"/>
        </w:rPr>
        <w:t>Re-s</w:t>
      </w:r>
      <w:r w:rsidRPr="00B015B6">
        <w:rPr>
          <w:lang w:val="en-GB"/>
        </w:rPr>
        <w:t>tructure t</w:t>
      </w:r>
      <w:r>
        <w:rPr>
          <w:lang w:val="en-GB"/>
        </w:rPr>
        <w:t xml:space="preserve">he section around a synopsis of the </w:t>
      </w:r>
      <w:r w:rsidR="00A16235">
        <w:rPr>
          <w:lang w:val="en-GB"/>
        </w:rPr>
        <w:t>Gulf/China/diversification agenda</w:t>
      </w:r>
    </w:p>
    <w:p w14:paraId="01F232D9" w14:textId="77777777" w:rsidR="00D1294F" w:rsidRPr="00406263" w:rsidRDefault="00D1294F" w:rsidP="3C1C335F">
      <w:pPr>
        <w:rPr>
          <w:b/>
          <w:bCs/>
          <w:lang w:val="en-GB"/>
        </w:rPr>
      </w:pPr>
    </w:p>
    <w:p w14:paraId="5FCA4A43" w14:textId="5C4B3D23" w:rsidR="6596B046" w:rsidRDefault="6596B046" w:rsidP="3C1C335F">
      <w:pPr>
        <w:rPr>
          <w:b/>
          <w:bCs/>
          <w:lang w:val="en-GB"/>
        </w:rPr>
      </w:pPr>
      <w:r w:rsidRPr="00406263">
        <w:rPr>
          <w:b/>
          <w:bCs/>
          <w:lang w:val="en-GB"/>
        </w:rPr>
        <w:t xml:space="preserve">SUB-SECTION | </w:t>
      </w:r>
      <w:r w:rsidR="422ED0CC" w:rsidRPr="00406263">
        <w:rPr>
          <w:b/>
          <w:bCs/>
          <w:lang w:val="en-GB"/>
        </w:rPr>
        <w:t>2020-2022</w:t>
      </w:r>
    </w:p>
    <w:p w14:paraId="1A0A2C7E" w14:textId="69D35DCE" w:rsidR="00EB7DA4" w:rsidRDefault="00EB7DA4" w:rsidP="00A3446C">
      <w:pPr>
        <w:ind w:left="1416" w:hanging="1416"/>
        <w:rPr>
          <w:lang w:val="en-GB"/>
        </w:rPr>
      </w:pPr>
      <w:r w:rsidRPr="00B015B6">
        <w:rPr>
          <w:lang w:val="en-GB"/>
        </w:rPr>
        <w:t>@Sebastian</w:t>
      </w:r>
      <w:r w:rsidRPr="00B015B6">
        <w:rPr>
          <w:lang w:val="en-GB"/>
        </w:rPr>
        <w:tab/>
      </w:r>
      <w:r>
        <w:rPr>
          <w:lang w:val="en-GB"/>
        </w:rPr>
        <w:t>Re-s</w:t>
      </w:r>
      <w:r w:rsidRPr="00B015B6">
        <w:rPr>
          <w:lang w:val="en-GB"/>
        </w:rPr>
        <w:t>tructure t</w:t>
      </w:r>
      <w:r>
        <w:rPr>
          <w:lang w:val="en-GB"/>
        </w:rPr>
        <w:t xml:space="preserve">he section around a synopsis of the </w:t>
      </w:r>
      <w:r w:rsidR="00AE5D21">
        <w:rPr>
          <w:lang w:val="en-GB"/>
        </w:rPr>
        <w:t>COVID-financing scheme</w:t>
      </w:r>
    </w:p>
    <w:p w14:paraId="411A45F6" w14:textId="77777777" w:rsidR="00943E4F" w:rsidRPr="00406263" w:rsidRDefault="00943E4F" w:rsidP="3C1C335F">
      <w:pPr>
        <w:rPr>
          <w:lang w:val="en-GB"/>
        </w:rPr>
      </w:pPr>
    </w:p>
    <w:p w14:paraId="4C921F0E" w14:textId="457A42B0" w:rsidR="6596B046" w:rsidRPr="00DF2854" w:rsidRDefault="6596B046" w:rsidP="3C1C335F">
      <w:pPr>
        <w:rPr>
          <w:b/>
          <w:bCs/>
          <w:lang w:val="en-GB"/>
        </w:rPr>
      </w:pPr>
      <w:r w:rsidRPr="00DF2854">
        <w:rPr>
          <w:b/>
          <w:bCs/>
          <w:lang w:val="en-GB"/>
        </w:rPr>
        <w:t xml:space="preserve">SUB-SECTION | </w:t>
      </w:r>
      <w:r w:rsidR="26A1D875" w:rsidRPr="00DF2854">
        <w:rPr>
          <w:b/>
          <w:bCs/>
          <w:lang w:val="en-GB"/>
        </w:rPr>
        <w:t>2022-2025</w:t>
      </w:r>
    </w:p>
    <w:p w14:paraId="3131C602" w14:textId="27353F53" w:rsidR="00B015B6" w:rsidRDefault="00674283" w:rsidP="00E54935">
      <w:pPr>
        <w:ind w:left="1416" w:hanging="1416"/>
        <w:rPr>
          <w:lang w:val="en-GB"/>
        </w:rPr>
      </w:pPr>
      <w:r w:rsidRPr="00B015B6">
        <w:rPr>
          <w:lang w:val="en-GB"/>
        </w:rPr>
        <w:t>@Sebastian</w:t>
      </w:r>
      <w:r w:rsidR="00265604" w:rsidRPr="00B015B6">
        <w:rPr>
          <w:lang w:val="en-GB"/>
        </w:rPr>
        <w:tab/>
      </w:r>
      <w:r w:rsidR="00EB7DA4">
        <w:rPr>
          <w:lang w:val="en-GB"/>
        </w:rPr>
        <w:t>Re-s</w:t>
      </w:r>
      <w:r w:rsidR="00B015B6" w:rsidRPr="00B015B6">
        <w:rPr>
          <w:lang w:val="en-GB"/>
        </w:rPr>
        <w:t>tructure t</w:t>
      </w:r>
      <w:r w:rsidR="00B015B6">
        <w:rPr>
          <w:lang w:val="en-GB"/>
        </w:rPr>
        <w:t xml:space="preserve">he section </w:t>
      </w:r>
      <w:r w:rsidR="00EB7DA4">
        <w:rPr>
          <w:lang w:val="en-GB"/>
        </w:rPr>
        <w:t>around</w:t>
      </w:r>
      <w:r w:rsidR="00B015B6">
        <w:rPr>
          <w:lang w:val="en-GB"/>
        </w:rPr>
        <w:t xml:space="preserve"> a synopsis of the Dmitriev-</w:t>
      </w:r>
      <w:proofErr w:type="spellStart"/>
      <w:r w:rsidR="00B015B6">
        <w:rPr>
          <w:lang w:val="en-GB"/>
        </w:rPr>
        <w:t>Wittkoff</w:t>
      </w:r>
      <w:proofErr w:type="spellEnd"/>
      <w:r w:rsidR="00B015B6">
        <w:rPr>
          <w:lang w:val="en-GB"/>
        </w:rPr>
        <w:t xml:space="preserve"> diplomacy</w:t>
      </w:r>
    </w:p>
    <w:p w14:paraId="290EBA47" w14:textId="31A8BB9A" w:rsidR="002D25D0" w:rsidRPr="00B015B6" w:rsidRDefault="00674283" w:rsidP="3C1C335F">
      <w:pPr>
        <w:rPr>
          <w:lang w:val="en-GB"/>
        </w:rPr>
      </w:pPr>
      <w:r w:rsidRPr="00B015B6">
        <w:rPr>
          <w:lang w:val="en-GB"/>
        </w:rPr>
        <w:tab/>
      </w:r>
    </w:p>
    <w:p w14:paraId="4F5FFF91" w14:textId="6066D806" w:rsidR="002D25D0" w:rsidRPr="00B015B6" w:rsidRDefault="002D25D0" w:rsidP="3C1C335F">
      <w:pPr>
        <w:rPr>
          <w:b/>
          <w:bCs/>
          <w:lang w:val="en-GB"/>
        </w:rPr>
      </w:pPr>
      <w:r w:rsidRPr="00B015B6">
        <w:rPr>
          <w:b/>
          <w:bCs/>
          <w:lang w:val="en-GB"/>
        </w:rPr>
        <w:t>SECTION | Conclusion</w:t>
      </w:r>
    </w:p>
    <w:p w14:paraId="42D1C650" w14:textId="2C5119F3" w:rsidR="002D25D0" w:rsidRDefault="007710B1" w:rsidP="00F23073">
      <w:pPr>
        <w:ind w:left="1416" w:hanging="1416"/>
        <w:rPr>
          <w:lang w:val="en-GB"/>
        </w:rPr>
      </w:pPr>
      <w:r w:rsidRPr="00910734">
        <w:rPr>
          <w:lang w:val="en-GB"/>
        </w:rPr>
        <w:t>@Sebastian</w:t>
      </w:r>
      <w:r w:rsidRPr="00910734">
        <w:rPr>
          <w:lang w:val="en-GB"/>
        </w:rPr>
        <w:tab/>
      </w:r>
      <w:r w:rsidR="00614496" w:rsidRPr="00910734">
        <w:rPr>
          <w:lang w:val="en-GB"/>
        </w:rPr>
        <w:t>Instead of</w:t>
      </w:r>
      <w:r w:rsidR="00910734" w:rsidRPr="00910734">
        <w:rPr>
          <w:lang w:val="en-GB"/>
        </w:rPr>
        <w:t xml:space="preserve"> discussing „alternative </w:t>
      </w:r>
      <w:proofErr w:type="gramStart"/>
      <w:r w:rsidR="00910734" w:rsidRPr="00910734">
        <w:rPr>
          <w:lang w:val="en-GB"/>
        </w:rPr>
        <w:t>explanations“</w:t>
      </w:r>
      <w:proofErr w:type="gramEnd"/>
      <w:r w:rsidR="00910734" w:rsidRPr="00910734">
        <w:rPr>
          <w:lang w:val="en-GB"/>
        </w:rPr>
        <w:t>, f</w:t>
      </w:r>
      <w:r w:rsidR="00910734">
        <w:rPr>
          <w:lang w:val="en-GB"/>
        </w:rPr>
        <w:t xml:space="preserve">ocus on contribution to the </w:t>
      </w:r>
      <w:r w:rsidR="00AF1442">
        <w:rPr>
          <w:lang w:val="en-GB"/>
        </w:rPr>
        <w:t xml:space="preserve">literature </w:t>
      </w:r>
      <w:r w:rsidR="00F23073">
        <w:rPr>
          <w:lang w:val="en-GB"/>
        </w:rPr>
        <w:t>o</w:t>
      </w:r>
      <w:r w:rsidR="00AF1442">
        <w:rPr>
          <w:lang w:val="en-GB"/>
        </w:rPr>
        <w:t>n Russian elite</w:t>
      </w:r>
      <w:r w:rsidR="00E54935">
        <w:rPr>
          <w:lang w:val="en-GB"/>
        </w:rPr>
        <w:t xml:space="preserve"> (see Fabian’s </w:t>
      </w:r>
      <w:r w:rsidR="00B5567F">
        <w:rPr>
          <w:lang w:val="en-GB"/>
        </w:rPr>
        <w:t>literature suggestions</w:t>
      </w:r>
      <w:r w:rsidR="00E54935">
        <w:rPr>
          <w:lang w:val="en-GB"/>
        </w:rPr>
        <w:t>)</w:t>
      </w:r>
    </w:p>
    <w:p w14:paraId="18990F72" w14:textId="4A8E6A92" w:rsidR="00F23073" w:rsidRDefault="00F23073" w:rsidP="00F23073">
      <w:pPr>
        <w:ind w:left="1416" w:hanging="1416"/>
        <w:rPr>
          <w:lang w:val="en-GB"/>
        </w:rPr>
      </w:pPr>
      <w:r>
        <w:rPr>
          <w:lang w:val="en-GB"/>
        </w:rPr>
        <w:lastRenderedPageBreak/>
        <w:tab/>
      </w:r>
      <w:r w:rsidR="006C444A">
        <w:rPr>
          <w:lang w:val="en-GB"/>
        </w:rPr>
        <w:t>Close with relevance for study of transnational authoritarianism</w:t>
      </w:r>
      <w:r w:rsidR="00B5567F">
        <w:rPr>
          <w:lang w:val="en-GB"/>
        </w:rPr>
        <w:t xml:space="preserve"> and with hint at the comparative research pursued in the SOVBROKE framework</w:t>
      </w:r>
    </w:p>
    <w:p w14:paraId="32FDDE54" w14:textId="504700C6" w:rsidR="006C444A" w:rsidRPr="00910734" w:rsidRDefault="006C444A" w:rsidP="00F23073">
      <w:pPr>
        <w:ind w:left="1416" w:hanging="1416"/>
        <w:rPr>
          <w:lang w:val="en-GB"/>
        </w:rPr>
      </w:pPr>
      <w:r>
        <w:rPr>
          <w:lang w:val="en-GB"/>
        </w:rPr>
        <w:tab/>
      </w:r>
    </w:p>
    <w:p w14:paraId="631FDDDA" w14:textId="77777777" w:rsidR="002D25D0" w:rsidRPr="00910734" w:rsidRDefault="002D25D0" w:rsidP="3C1C335F">
      <w:pPr>
        <w:rPr>
          <w:b/>
          <w:bCs/>
          <w:lang w:val="en-GB"/>
        </w:rPr>
      </w:pPr>
    </w:p>
    <w:p w14:paraId="043F9CC6" w14:textId="58384E06" w:rsidR="3C1C335F" w:rsidRPr="00910734" w:rsidRDefault="3C1C335F" w:rsidP="3C1C335F">
      <w:pPr>
        <w:rPr>
          <w:b/>
          <w:bCs/>
          <w:lang w:val="en-GB"/>
        </w:rPr>
      </w:pPr>
    </w:p>
    <w:sectPr w:rsidR="3C1C335F" w:rsidRPr="009107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FABF"/>
    <w:multiLevelType w:val="hybridMultilevel"/>
    <w:tmpl w:val="FFFFFFFF"/>
    <w:lvl w:ilvl="0" w:tplc="B2C6E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1A2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4C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65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70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4E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4A6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49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501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60174"/>
    <w:multiLevelType w:val="hybridMultilevel"/>
    <w:tmpl w:val="4594B5DA"/>
    <w:lvl w:ilvl="0" w:tplc="C7DA69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711705">
    <w:abstractNumId w:val="0"/>
  </w:num>
  <w:num w:numId="2" w16cid:durableId="5389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58371A"/>
    <w:rsid w:val="00002AD5"/>
    <w:rsid w:val="00022E81"/>
    <w:rsid w:val="0003084D"/>
    <w:rsid w:val="0004416A"/>
    <w:rsid w:val="000513AE"/>
    <w:rsid w:val="0005274F"/>
    <w:rsid w:val="000612D5"/>
    <w:rsid w:val="000639D2"/>
    <w:rsid w:val="00070D00"/>
    <w:rsid w:val="000739AC"/>
    <w:rsid w:val="000807A5"/>
    <w:rsid w:val="000B6BD5"/>
    <w:rsid w:val="000C3EF2"/>
    <w:rsid w:val="000C74D4"/>
    <w:rsid w:val="000C76D4"/>
    <w:rsid w:val="000D6108"/>
    <w:rsid w:val="000F1A53"/>
    <w:rsid w:val="0010052F"/>
    <w:rsid w:val="001517B0"/>
    <w:rsid w:val="001577F6"/>
    <w:rsid w:val="00161E84"/>
    <w:rsid w:val="00170C93"/>
    <w:rsid w:val="001C28A2"/>
    <w:rsid w:val="00221E1F"/>
    <w:rsid w:val="00237A2B"/>
    <w:rsid w:val="002513CE"/>
    <w:rsid w:val="002545E1"/>
    <w:rsid w:val="00263306"/>
    <w:rsid w:val="002650BB"/>
    <w:rsid w:val="00265604"/>
    <w:rsid w:val="00280DE5"/>
    <w:rsid w:val="002C31BC"/>
    <w:rsid w:val="002C31F5"/>
    <w:rsid w:val="002C7B72"/>
    <w:rsid w:val="002D25D0"/>
    <w:rsid w:val="002D645D"/>
    <w:rsid w:val="002E184F"/>
    <w:rsid w:val="002F6B52"/>
    <w:rsid w:val="00342386"/>
    <w:rsid w:val="0034706C"/>
    <w:rsid w:val="003539A4"/>
    <w:rsid w:val="00360A01"/>
    <w:rsid w:val="00363C39"/>
    <w:rsid w:val="00373373"/>
    <w:rsid w:val="003765A0"/>
    <w:rsid w:val="00390504"/>
    <w:rsid w:val="003A1FA4"/>
    <w:rsid w:val="003A323B"/>
    <w:rsid w:val="003C7B55"/>
    <w:rsid w:val="00400E3E"/>
    <w:rsid w:val="0040449D"/>
    <w:rsid w:val="00406263"/>
    <w:rsid w:val="00416D13"/>
    <w:rsid w:val="0042516F"/>
    <w:rsid w:val="00430900"/>
    <w:rsid w:val="00465B60"/>
    <w:rsid w:val="004751B8"/>
    <w:rsid w:val="00484745"/>
    <w:rsid w:val="00520CA9"/>
    <w:rsid w:val="00520D0A"/>
    <w:rsid w:val="00555A6E"/>
    <w:rsid w:val="00581967"/>
    <w:rsid w:val="00584BDC"/>
    <w:rsid w:val="00614496"/>
    <w:rsid w:val="006222F4"/>
    <w:rsid w:val="00674283"/>
    <w:rsid w:val="00681FC2"/>
    <w:rsid w:val="0068542B"/>
    <w:rsid w:val="006B12F8"/>
    <w:rsid w:val="006B7BA1"/>
    <w:rsid w:val="006C2A78"/>
    <w:rsid w:val="006C444A"/>
    <w:rsid w:val="006C6D27"/>
    <w:rsid w:val="006D7CCF"/>
    <w:rsid w:val="006F23A6"/>
    <w:rsid w:val="007026D3"/>
    <w:rsid w:val="00717984"/>
    <w:rsid w:val="00742DE1"/>
    <w:rsid w:val="007510F5"/>
    <w:rsid w:val="007527C2"/>
    <w:rsid w:val="007710B1"/>
    <w:rsid w:val="007A3E9D"/>
    <w:rsid w:val="007C3027"/>
    <w:rsid w:val="007D7AFE"/>
    <w:rsid w:val="007E2264"/>
    <w:rsid w:val="007E5479"/>
    <w:rsid w:val="007E67C3"/>
    <w:rsid w:val="008008E6"/>
    <w:rsid w:val="00814AAA"/>
    <w:rsid w:val="00825F64"/>
    <w:rsid w:val="00875743"/>
    <w:rsid w:val="0089116B"/>
    <w:rsid w:val="00891254"/>
    <w:rsid w:val="00892E23"/>
    <w:rsid w:val="00896572"/>
    <w:rsid w:val="00896E40"/>
    <w:rsid w:val="008A72CF"/>
    <w:rsid w:val="008A7358"/>
    <w:rsid w:val="008C76E3"/>
    <w:rsid w:val="008D504E"/>
    <w:rsid w:val="008D50C2"/>
    <w:rsid w:val="008F6BE9"/>
    <w:rsid w:val="00910734"/>
    <w:rsid w:val="00913ACB"/>
    <w:rsid w:val="0092099E"/>
    <w:rsid w:val="009327E4"/>
    <w:rsid w:val="00943E4F"/>
    <w:rsid w:val="00962979"/>
    <w:rsid w:val="00967DEF"/>
    <w:rsid w:val="0097295A"/>
    <w:rsid w:val="00975F94"/>
    <w:rsid w:val="00981D40"/>
    <w:rsid w:val="009974F9"/>
    <w:rsid w:val="009A7493"/>
    <w:rsid w:val="009B54D5"/>
    <w:rsid w:val="009C04C3"/>
    <w:rsid w:val="009C1C73"/>
    <w:rsid w:val="009C43C2"/>
    <w:rsid w:val="009D5C7D"/>
    <w:rsid w:val="00A030FD"/>
    <w:rsid w:val="00A0761F"/>
    <w:rsid w:val="00A14CBA"/>
    <w:rsid w:val="00A16235"/>
    <w:rsid w:val="00A21A0D"/>
    <w:rsid w:val="00A335B4"/>
    <w:rsid w:val="00A3446C"/>
    <w:rsid w:val="00A3529C"/>
    <w:rsid w:val="00A50C06"/>
    <w:rsid w:val="00A703AE"/>
    <w:rsid w:val="00A76755"/>
    <w:rsid w:val="00A832AD"/>
    <w:rsid w:val="00A85A97"/>
    <w:rsid w:val="00AB25CD"/>
    <w:rsid w:val="00AB7167"/>
    <w:rsid w:val="00AB7337"/>
    <w:rsid w:val="00AC0909"/>
    <w:rsid w:val="00AE5D21"/>
    <w:rsid w:val="00AF1442"/>
    <w:rsid w:val="00AF4B2C"/>
    <w:rsid w:val="00B015B6"/>
    <w:rsid w:val="00B26106"/>
    <w:rsid w:val="00B358DC"/>
    <w:rsid w:val="00B37DB8"/>
    <w:rsid w:val="00B5567F"/>
    <w:rsid w:val="00B80624"/>
    <w:rsid w:val="00B84931"/>
    <w:rsid w:val="00B9097B"/>
    <w:rsid w:val="00B93869"/>
    <w:rsid w:val="00B943A0"/>
    <w:rsid w:val="00BA1000"/>
    <w:rsid w:val="00BC4185"/>
    <w:rsid w:val="00BD056D"/>
    <w:rsid w:val="00BE6D32"/>
    <w:rsid w:val="00BE76B8"/>
    <w:rsid w:val="00BF6C12"/>
    <w:rsid w:val="00BF6D21"/>
    <w:rsid w:val="00C0219B"/>
    <w:rsid w:val="00C14682"/>
    <w:rsid w:val="00C214ED"/>
    <w:rsid w:val="00C271C2"/>
    <w:rsid w:val="00C51E27"/>
    <w:rsid w:val="00C7353D"/>
    <w:rsid w:val="00C80F37"/>
    <w:rsid w:val="00CA41D0"/>
    <w:rsid w:val="00CB0DFE"/>
    <w:rsid w:val="00CC394E"/>
    <w:rsid w:val="00CD1008"/>
    <w:rsid w:val="00D0574B"/>
    <w:rsid w:val="00D1294F"/>
    <w:rsid w:val="00D20766"/>
    <w:rsid w:val="00D27FB8"/>
    <w:rsid w:val="00D33824"/>
    <w:rsid w:val="00D355B1"/>
    <w:rsid w:val="00D55D77"/>
    <w:rsid w:val="00D73ACA"/>
    <w:rsid w:val="00D76507"/>
    <w:rsid w:val="00DA0E56"/>
    <w:rsid w:val="00DA6E03"/>
    <w:rsid w:val="00DB4AD5"/>
    <w:rsid w:val="00DE7F32"/>
    <w:rsid w:val="00DF2854"/>
    <w:rsid w:val="00DF3B95"/>
    <w:rsid w:val="00E06FE3"/>
    <w:rsid w:val="00E140CF"/>
    <w:rsid w:val="00E1717F"/>
    <w:rsid w:val="00E361C0"/>
    <w:rsid w:val="00E4310E"/>
    <w:rsid w:val="00E54935"/>
    <w:rsid w:val="00E6161E"/>
    <w:rsid w:val="00E87574"/>
    <w:rsid w:val="00E941D5"/>
    <w:rsid w:val="00EA5462"/>
    <w:rsid w:val="00EB7DA4"/>
    <w:rsid w:val="00EC6FA1"/>
    <w:rsid w:val="00ED1E60"/>
    <w:rsid w:val="00EF6FB6"/>
    <w:rsid w:val="00F23073"/>
    <w:rsid w:val="00F370EC"/>
    <w:rsid w:val="00F524A8"/>
    <w:rsid w:val="00F950BF"/>
    <w:rsid w:val="00FC6E72"/>
    <w:rsid w:val="01F75092"/>
    <w:rsid w:val="053F4F67"/>
    <w:rsid w:val="0A166221"/>
    <w:rsid w:val="0A92AC5D"/>
    <w:rsid w:val="0B8B325D"/>
    <w:rsid w:val="0CDDD87B"/>
    <w:rsid w:val="12C0EAAD"/>
    <w:rsid w:val="1403CC62"/>
    <w:rsid w:val="1481F6F4"/>
    <w:rsid w:val="1AF239F0"/>
    <w:rsid w:val="1C1CD269"/>
    <w:rsid w:val="2079AF98"/>
    <w:rsid w:val="208ECE86"/>
    <w:rsid w:val="22D640DD"/>
    <w:rsid w:val="26A1D875"/>
    <w:rsid w:val="28748BE5"/>
    <w:rsid w:val="2B82561A"/>
    <w:rsid w:val="2CE59200"/>
    <w:rsid w:val="2CF7436A"/>
    <w:rsid w:val="2DA0AB11"/>
    <w:rsid w:val="2E8844EB"/>
    <w:rsid w:val="31E18BA8"/>
    <w:rsid w:val="35E75D70"/>
    <w:rsid w:val="3C1C335F"/>
    <w:rsid w:val="40342C7B"/>
    <w:rsid w:val="41244418"/>
    <w:rsid w:val="422ED0CC"/>
    <w:rsid w:val="4258371A"/>
    <w:rsid w:val="43626B93"/>
    <w:rsid w:val="46C74A7A"/>
    <w:rsid w:val="477FDF85"/>
    <w:rsid w:val="4A40B7FA"/>
    <w:rsid w:val="4A6A6E43"/>
    <w:rsid w:val="4B17C581"/>
    <w:rsid w:val="4CDD1A2C"/>
    <w:rsid w:val="4DF73574"/>
    <w:rsid w:val="4FE863EA"/>
    <w:rsid w:val="50863C59"/>
    <w:rsid w:val="50C77348"/>
    <w:rsid w:val="566F40DF"/>
    <w:rsid w:val="5CEAADBF"/>
    <w:rsid w:val="62EE562D"/>
    <w:rsid w:val="64ABA286"/>
    <w:rsid w:val="6596B046"/>
    <w:rsid w:val="6B727AD9"/>
    <w:rsid w:val="6EBB2390"/>
    <w:rsid w:val="710EC45D"/>
    <w:rsid w:val="74B78407"/>
    <w:rsid w:val="7552FAEB"/>
    <w:rsid w:val="7C19A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371A"/>
  <w15:chartTrackingRefBased/>
  <w15:docId w15:val="{604E89DE-14E5-462E-A7E2-A36BE7D2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3C1C33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C1C335F"/>
    <w:rPr>
      <w:color w:val="467886"/>
      <w:u w:val="single"/>
    </w:rPr>
  </w:style>
  <w:style w:type="character" w:styleId="Mention">
    <w:name w:val="Mention"/>
    <w:basedOn w:val="DefaultParagraphFont"/>
    <w:uiPriority w:val="99"/>
    <w:unhideWhenUsed/>
    <w:rsid w:val="3C1C335F"/>
    <w:rPr>
      <w:color w:val="2B579A"/>
    </w:rPr>
  </w:style>
  <w:style w:type="character" w:styleId="UnresolvedMention">
    <w:name w:val="Unresolved Mention"/>
    <w:basedOn w:val="DefaultParagraphFont"/>
    <w:uiPriority w:val="99"/>
    <w:semiHidden/>
    <w:unhideWhenUsed/>
    <w:rsid w:val="006222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14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171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vW3w1qpu5HA6LsQtwsnSCW0ZUQmDm4jx/view?usp=shar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BA5kVXq9rqtM85TrYXEb6KCvFaX1U0X3/view?usp=sharing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mYeKIgxAzVkd_ntaMXAONHy7Wze2aX0L/view?usp=sharing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Ac-XXPMV3G-Kme3FHSQp26R2OafAIH3n/view?usp=shari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BAF67-3014-4319-B33A-4FD353E1B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Hoppe</dc:creator>
  <cp:keywords/>
  <dc:description/>
  <cp:lastModifiedBy>Sebastian Hoppe</cp:lastModifiedBy>
  <cp:revision>2</cp:revision>
  <dcterms:created xsi:type="dcterms:W3CDTF">2025-12-05T16:27:00Z</dcterms:created>
  <dcterms:modified xsi:type="dcterms:W3CDTF">2025-12-05T16:27:00Z</dcterms:modified>
</cp:coreProperties>
</file>